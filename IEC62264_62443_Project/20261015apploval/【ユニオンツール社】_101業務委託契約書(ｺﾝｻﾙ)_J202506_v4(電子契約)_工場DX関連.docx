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510F" w14:textId="0323F837" w:rsidR="00EF3AB2" w:rsidRDefault="006D59AE">
      <w:pPr>
        <w:spacing w:line="300" w:lineRule="auto"/>
        <w:jc w:val="center"/>
        <w:rPr>
          <w:rFonts w:ascii="ＭＳ 明朝" w:eastAsia="ＭＳ 明朝" w:hAnsi="ＭＳ 明朝" w:cs="ＭＳ 明朝"/>
          <w:color w:val="FF0000"/>
          <w:sz w:val="24"/>
        </w:rPr>
      </w:pPr>
      <w:r>
        <w:rPr>
          <w:rFonts w:ascii="ＭＳ 明朝" w:eastAsia="ＭＳ 明朝" w:hAnsi="ＭＳ 明朝" w:cs="ＭＳ 明朝"/>
          <w:sz w:val="24"/>
        </w:rPr>
        <w:t>業務委託契約書</w:t>
      </w:r>
    </w:p>
    <w:p w14:paraId="7CCB5110" w14:textId="77777777" w:rsidR="00EF3AB2" w:rsidRDefault="00EF3AB2">
      <w:pPr>
        <w:spacing w:line="220" w:lineRule="auto"/>
        <w:jc w:val="center"/>
        <w:rPr>
          <w:rFonts w:ascii="ＭＳ 明朝" w:eastAsia="ＭＳ 明朝" w:hAnsi="ＭＳ 明朝" w:cs="ＭＳ 明朝"/>
          <w:color w:val="FF0000"/>
        </w:rPr>
      </w:pPr>
    </w:p>
    <w:p w14:paraId="7CCB5111" w14:textId="4FB59679" w:rsidR="00EF3AB2" w:rsidRPr="00FE2A00" w:rsidRDefault="006D59AE">
      <w:pPr>
        <w:rPr>
          <w:rFonts w:ascii="ＭＳ 明朝" w:eastAsia="ＭＳ 明朝" w:hAnsi="ＭＳ 明朝" w:cs="ＭＳ 明朝"/>
          <w:color w:val="000000" w:themeColor="text1"/>
        </w:rPr>
      </w:pPr>
      <w:r>
        <w:rPr>
          <w:rFonts w:ascii="ＭＳ 明朝" w:eastAsia="ＭＳ 明朝" w:hAnsi="ＭＳ 明朝" w:cs="ＭＳ 明朝"/>
        </w:rPr>
        <w:t xml:space="preserve">　</w:t>
      </w:r>
      <w:r w:rsidR="00FE2A00">
        <w:rPr>
          <w:rFonts w:ascii="ＭＳ 明朝" w:eastAsia="ＭＳ 明朝" w:hAnsi="ＭＳ 明朝" w:cs="ＭＳ 明朝"/>
        </w:rPr>
        <w:t>ユニオンツー</w:t>
      </w:r>
      <w:r w:rsidR="00FE2A00" w:rsidRPr="00FE2A00">
        <w:rPr>
          <w:rFonts w:ascii="ＭＳ 明朝" w:eastAsia="ＭＳ 明朝" w:hAnsi="ＭＳ 明朝" w:cs="ＭＳ 明朝"/>
          <w:color w:val="000000" w:themeColor="text1"/>
        </w:rPr>
        <w:t>ル</w:t>
      </w:r>
      <w:r w:rsidRPr="00FE2A00">
        <w:rPr>
          <w:rFonts w:ascii="ＭＳ 明朝" w:eastAsia="ＭＳ 明朝" w:hAnsi="ＭＳ 明朝" w:cs="ＭＳ 明朝"/>
          <w:color w:val="000000" w:themeColor="text1"/>
        </w:rPr>
        <w:t>株式会社（以下「甲」という。）と株式会社日本能率協会コンサルティング（以下「乙」という。）は、以下の業務（以下「本件業務」という。）に関し、業務委託契約（以下「本契約」という。）を締結する。</w:t>
      </w:r>
    </w:p>
    <w:tbl>
      <w:tblPr>
        <w:tblStyle w:val="afc"/>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8364"/>
      </w:tblGrid>
      <w:tr w:rsidR="00FE2A00" w:rsidRPr="00FE2A00" w14:paraId="7CCB5113" w14:textId="77777777">
        <w:trPr>
          <w:trHeight w:val="95"/>
        </w:trPr>
        <w:tc>
          <w:tcPr>
            <w:tcW w:w="10065" w:type="dxa"/>
            <w:gridSpan w:val="2"/>
          </w:tcPr>
          <w:p w14:paraId="7CCB5112" w14:textId="32B63FE4" w:rsidR="00EF3AB2" w:rsidRPr="00FE2A00" w:rsidRDefault="006D59AE">
            <w:pPr>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契　約　要　項</w:t>
            </w:r>
          </w:p>
        </w:tc>
      </w:tr>
      <w:tr w:rsidR="00FE2A00" w:rsidRPr="00FE2A00" w14:paraId="7CCB5116" w14:textId="77777777">
        <w:trPr>
          <w:trHeight w:val="363"/>
        </w:trPr>
        <w:tc>
          <w:tcPr>
            <w:tcW w:w="1701" w:type="dxa"/>
            <w:vAlign w:val="center"/>
          </w:tcPr>
          <w:p w14:paraId="7CCB5114" w14:textId="569AA2A6"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1</w:t>
            </w:r>
            <w:r w:rsidR="006D59AE" w:rsidRPr="00FE2A00">
              <w:rPr>
                <w:rFonts w:ascii="ＭＳ 明朝" w:eastAsia="ＭＳ 明朝" w:hAnsi="ＭＳ 明朝" w:cs="ＭＳ 明朝"/>
                <w:color w:val="000000" w:themeColor="text1"/>
              </w:rPr>
              <w:t>．テーマ名</w:t>
            </w:r>
          </w:p>
        </w:tc>
        <w:tc>
          <w:tcPr>
            <w:tcW w:w="8364" w:type="dxa"/>
            <w:vAlign w:val="center"/>
          </w:tcPr>
          <w:p w14:paraId="7CCB5115" w14:textId="3847730E" w:rsidR="00EF3AB2" w:rsidRPr="00FE2A00" w:rsidRDefault="00E54DC1" w:rsidP="00E54DC1">
            <w:pPr>
              <w:rPr>
                <w:rFonts w:ascii="ＭＳ 明朝" w:eastAsia="ＭＳ 明朝" w:hAnsi="ＭＳ 明朝" w:cs="ＭＳ 明朝"/>
                <w:color w:val="000000" w:themeColor="text1"/>
              </w:rPr>
            </w:pPr>
            <w:ins w:id="0" w:author="戸張 敬介" w:date="2026-10-05T07:54:00Z" w16du:dateUtc="2026-10-04T22:54:00Z">
              <w:r w:rsidRPr="00E54DC1">
                <w:rPr>
                  <w:rFonts w:ascii="ＭＳ 明朝" w:eastAsia="ＭＳ 明朝" w:hAnsi="ＭＳ 明朝" w:cs="ＭＳ 明朝"/>
                  <w:color w:val="000000" w:themeColor="text1"/>
                </w:rPr>
                <w:t>地域牽引型企業の次なる成長に向けた2030年DXグランドデザイン策定</w:t>
              </w:r>
            </w:ins>
            <w:del w:id="1" w:author="戸張 敬介" w:date="2026-10-05T07:54:00Z" w16du:dateUtc="2026-10-04T22:54:00Z">
              <w:r w:rsidR="00BB7D2F" w:rsidRPr="00FE2A00" w:rsidDel="00E54DC1">
                <w:rPr>
                  <w:rFonts w:ascii="ＭＳ 明朝" w:eastAsia="ＭＳ 明朝" w:hAnsi="ＭＳ 明朝" w:cs="ＭＳ 明朝" w:hint="eastAsia"/>
                  <w:color w:val="000000" w:themeColor="text1"/>
                </w:rPr>
                <w:delText>中長期を見据えた戦略立案支援</w:delText>
              </w:r>
            </w:del>
          </w:p>
        </w:tc>
      </w:tr>
      <w:tr w:rsidR="00FE2A00" w:rsidRPr="00FE2A00" w14:paraId="7CCB511A" w14:textId="77777777">
        <w:trPr>
          <w:trHeight w:val="95"/>
        </w:trPr>
        <w:tc>
          <w:tcPr>
            <w:tcW w:w="1701" w:type="dxa"/>
            <w:vAlign w:val="center"/>
          </w:tcPr>
          <w:p w14:paraId="7CCB5117" w14:textId="5E951A5C" w:rsidR="00EF3AB2" w:rsidRPr="00FE2A00" w:rsidRDefault="001E43AF">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r w:rsidR="006D59AE" w:rsidRPr="00FE2A00">
              <w:rPr>
                <w:rFonts w:ascii="ＭＳ 明朝" w:eastAsia="ＭＳ 明朝" w:hAnsi="ＭＳ 明朝" w:cs="ＭＳ 明朝"/>
                <w:color w:val="000000" w:themeColor="text1"/>
              </w:rPr>
              <w:t>．目的・対象</w:t>
            </w:r>
          </w:p>
        </w:tc>
        <w:tc>
          <w:tcPr>
            <w:tcW w:w="8364" w:type="dxa"/>
            <w:vAlign w:val="center"/>
          </w:tcPr>
          <w:p w14:paraId="7CCB5118" w14:textId="64D56CBD" w:rsidR="00EF3AB2" w:rsidRPr="00FE2A00" w:rsidRDefault="006D59AE">
            <w:pPr>
              <w:rPr>
                <w:rFonts w:ascii="ＭＳ 明朝" w:eastAsia="ＭＳ 明朝" w:hAnsi="ＭＳ 明朝" w:cs="ＭＳ 明朝"/>
                <w:color w:val="000000" w:themeColor="text1"/>
              </w:rPr>
            </w:pPr>
            <w:bookmarkStart w:id="2" w:name="_heading=h.30j0zll" w:colFirst="0" w:colLast="0"/>
            <w:bookmarkEnd w:id="2"/>
            <w:r w:rsidRPr="00FE2A00">
              <w:rPr>
                <w:rFonts w:ascii="ＭＳ 明朝" w:eastAsia="ＭＳ 明朝" w:hAnsi="ＭＳ 明朝" w:cs="ＭＳ 明朝"/>
                <w:color w:val="000000" w:themeColor="text1"/>
              </w:rPr>
              <w:t>目的：</w:t>
            </w:r>
            <w:ins w:id="3" w:author="戸張 敬介" w:date="2026-10-05T07:55:00Z" w16du:dateUtc="2026-10-04T22:55:00Z">
              <w:r w:rsidR="00E54DC1" w:rsidRPr="00E54DC1">
                <w:rPr>
                  <w:rFonts w:ascii="ＭＳ 明朝" w:eastAsia="ＭＳ 明朝" w:hAnsi="ＭＳ 明朝" w:cs="ＭＳ 明朝"/>
                  <w:color w:val="000000" w:themeColor="text1"/>
                </w:rPr>
                <w:t>現状と将来に向けた課題感・危機感をプロジェクトの共通認識</w:t>
              </w:r>
              <w:r w:rsidR="00E54DC1">
                <w:rPr>
                  <w:rFonts w:ascii="ＭＳ 明朝" w:eastAsia="ＭＳ 明朝" w:hAnsi="ＭＳ 明朝" w:cs="ＭＳ 明朝" w:hint="eastAsia"/>
                  <w:color w:val="000000" w:themeColor="text1"/>
                </w:rPr>
                <w:t>とした上で、</w:t>
              </w:r>
              <w:r w:rsidR="00E54DC1" w:rsidRPr="00E54DC1">
                <w:rPr>
                  <w:rFonts w:ascii="ＭＳ 明朝" w:eastAsia="ＭＳ 明朝" w:hAnsi="ＭＳ 明朝" w:cs="ＭＳ 明朝"/>
                  <w:color w:val="000000" w:themeColor="text1"/>
                </w:rPr>
                <w:t>工場としての定性・定量目標（目指す姿）とその実現のための業務・システム機能強化施策</w:t>
              </w:r>
            </w:ins>
            <w:ins w:id="4" w:author="戸張 敬介" w:date="2026-10-05T08:01:00Z" w16du:dateUtc="2026-10-04T23:01:00Z">
              <w:r w:rsidR="00E54DC1">
                <w:rPr>
                  <w:rFonts w:ascii="ＭＳ 明朝" w:eastAsia="ＭＳ 明朝" w:hAnsi="ＭＳ 明朝" w:cs="ＭＳ 明朝" w:hint="eastAsia"/>
                  <w:color w:val="000000" w:themeColor="text1"/>
                </w:rPr>
                <w:t>を</w:t>
              </w:r>
            </w:ins>
            <w:ins w:id="5" w:author="戸張 敬介" w:date="2026-10-05T07:55:00Z" w16du:dateUtc="2026-10-04T22:55:00Z">
              <w:r w:rsidR="00E54DC1" w:rsidRPr="00E54DC1">
                <w:rPr>
                  <w:rFonts w:ascii="ＭＳ 明朝" w:eastAsia="ＭＳ 明朝" w:hAnsi="ＭＳ 明朝" w:cs="ＭＳ 明朝"/>
                  <w:color w:val="000000" w:themeColor="text1"/>
                </w:rPr>
                <w:t>立案</w:t>
              </w:r>
            </w:ins>
            <w:ins w:id="6" w:author="戸張 敬介" w:date="2026-10-05T07:56:00Z" w16du:dateUtc="2026-10-04T22:56:00Z">
              <w:r w:rsidR="00E54DC1">
                <w:rPr>
                  <w:rFonts w:ascii="ＭＳ 明朝" w:eastAsia="ＭＳ 明朝" w:hAnsi="ＭＳ 明朝" w:cs="ＭＳ 明朝" w:hint="eastAsia"/>
                  <w:color w:val="000000" w:themeColor="text1"/>
                </w:rPr>
                <w:t>する</w:t>
              </w:r>
            </w:ins>
            <w:ins w:id="7" w:author="戸張 敬介" w:date="2026-10-05T07:55:00Z" w16du:dateUtc="2026-10-04T22:55:00Z">
              <w:r w:rsidR="00E54DC1" w:rsidRPr="00E54DC1">
                <w:rPr>
                  <w:rFonts w:ascii="ＭＳ 明朝" w:eastAsia="ＭＳ 明朝" w:hAnsi="ＭＳ 明朝" w:cs="ＭＳ 明朝"/>
                  <w:color w:val="000000" w:themeColor="text1"/>
                </w:rPr>
                <w:t>。</w:t>
              </w:r>
            </w:ins>
            <w:del w:id="8" w:author="戸張 敬介" w:date="2026-10-05T07:55:00Z" w16du:dateUtc="2026-10-04T22:55:00Z">
              <w:r w:rsidR="00BB7D2F" w:rsidRPr="00FE2A00" w:rsidDel="00E54DC1">
                <w:rPr>
                  <w:rFonts w:ascii="ＭＳ 明朝" w:eastAsia="ＭＳ 明朝" w:hAnsi="ＭＳ 明朝" w:cs="ＭＳ 明朝" w:hint="eastAsia"/>
                  <w:color w:val="000000" w:themeColor="text1"/>
                </w:rPr>
                <w:delText>将来のあるべき姿および、それを実現するための実行計画を立てる</w:delText>
              </w:r>
            </w:del>
          </w:p>
          <w:p w14:paraId="7CCB5119" w14:textId="4B30E637"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対象：</w:t>
            </w:r>
            <w:ins w:id="9" w:author="戸張 敬介" w:date="2026-10-05T08:02:00Z" w16du:dateUtc="2026-10-04T23:02:00Z">
              <w:r w:rsidR="00E54DC1" w:rsidRPr="00E54DC1">
                <w:rPr>
                  <w:rFonts w:ascii="ＭＳ 明朝" w:eastAsia="ＭＳ 明朝" w:hAnsi="ＭＳ 明朝" w:cs="ＭＳ 明朝"/>
                  <w:color w:val="000000" w:themeColor="text1"/>
                </w:rPr>
                <w:t xml:space="preserve">ユニオンツール株式会社　長岡工場　</w:t>
              </w:r>
            </w:ins>
            <w:del w:id="10" w:author="戸張 敬介" w:date="2026-10-05T08:02:00Z" w16du:dateUtc="2026-10-04T23:02:00Z">
              <w:r w:rsidR="00BB7D2F" w:rsidRPr="00FE2A00" w:rsidDel="00E54DC1">
                <w:rPr>
                  <w:rFonts w:ascii="ＭＳ 明朝" w:eastAsia="ＭＳ 明朝" w:hAnsi="ＭＳ 明朝" w:cs="ＭＳ 明朝" w:hint="eastAsia"/>
                  <w:color w:val="000000" w:themeColor="text1"/>
                </w:rPr>
                <w:delText>貴社ボードメンバーおよび、次世代幹部候補メンバー</w:delText>
              </w:r>
            </w:del>
          </w:p>
        </w:tc>
      </w:tr>
      <w:tr w:rsidR="00FE2A00" w:rsidRPr="00FE2A00" w14:paraId="7CCB511F" w14:textId="77777777">
        <w:trPr>
          <w:trHeight w:val="101"/>
        </w:trPr>
        <w:tc>
          <w:tcPr>
            <w:tcW w:w="1701" w:type="dxa"/>
            <w:vAlign w:val="center"/>
          </w:tcPr>
          <w:p w14:paraId="7CCB511B" w14:textId="75C60C86"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3</w:t>
            </w:r>
            <w:r w:rsidR="006D59AE" w:rsidRPr="00FE2A00">
              <w:rPr>
                <w:rFonts w:ascii="ＭＳ 明朝" w:eastAsia="ＭＳ 明朝" w:hAnsi="ＭＳ 明朝" w:cs="ＭＳ 明朝"/>
                <w:color w:val="000000" w:themeColor="text1"/>
              </w:rPr>
              <w:t>．業務内容</w:t>
            </w:r>
          </w:p>
        </w:tc>
        <w:tc>
          <w:tcPr>
            <w:tcW w:w="8364" w:type="dxa"/>
            <w:vAlign w:val="center"/>
          </w:tcPr>
          <w:p w14:paraId="08C93A79" w14:textId="2B3279B4" w:rsidR="00E54DC1" w:rsidRDefault="00E54DC1" w:rsidP="00E54DC1">
            <w:pPr>
              <w:rPr>
                <w:ins w:id="11" w:author="戸張 敬介" w:date="2026-10-05T08:01:00Z" w16du:dateUtc="2026-10-04T23:01:00Z"/>
              </w:rPr>
            </w:pPr>
            <w:ins w:id="12" w:author="戸張 敬介" w:date="2026-10-05T08:01:00Z" w16du:dateUtc="2026-10-04T23:01:00Z">
              <w:r>
                <w:rPr>
                  <w:rFonts w:hint="eastAsia"/>
                </w:rPr>
                <w:t>以下の推進事項の実施を支援する。</w:t>
              </w:r>
            </w:ins>
          </w:p>
          <w:p w14:paraId="2A152375" w14:textId="7A89853C" w:rsidR="00E54DC1" w:rsidRPr="00E54DC1" w:rsidRDefault="00E54DC1" w:rsidP="00E54DC1">
            <w:pPr>
              <w:rPr>
                <w:ins w:id="13" w:author="戸張 敬介" w:date="2026-10-05T07:56:00Z" w16du:dateUtc="2026-10-04T22:56:00Z"/>
                <w:color w:val="000000" w:themeColor="text1"/>
              </w:rPr>
            </w:pPr>
            <w:ins w:id="14" w:author="戸張 敬介" w:date="2026-10-05T07:56:00Z" w16du:dateUtc="2026-10-04T22:56:00Z">
              <w:r>
                <w:rPr>
                  <w:rFonts w:hint="eastAsia"/>
                </w:rPr>
                <w:t xml:space="preserve">Step1　</w:t>
              </w:r>
            </w:ins>
            <w:del w:id="15" w:author="戸張 敬介" w:date="2026-10-05T07:56:00Z" w16du:dateUtc="2026-10-04T22:56:00Z">
              <w:r w:rsidR="00E158AE" w:rsidRPr="00FE2A00" w:rsidDel="00E54DC1">
                <w:rPr>
                  <w:rFonts w:ascii="ＭＳ 明朝" w:eastAsia="ＭＳ 明朝" w:hAnsi="ＭＳ 明朝" w:cs="ＭＳ 明朝" w:hint="eastAsia"/>
                  <w:color w:val="000000" w:themeColor="text1"/>
                </w:rPr>
                <w:delText>(1)</w:delText>
              </w:r>
            </w:del>
            <w:ins w:id="16" w:author="戸張 敬介" w:date="2026-10-05T07:56:00Z" w16du:dateUtc="2026-10-04T22:56:00Z">
              <w:r w:rsidRPr="00E54DC1">
                <w:rPr>
                  <w:rFonts w:hint="eastAsia"/>
                  <w:color w:val="000000" w:themeColor="text1"/>
                </w:rPr>
                <w:t>中長期事業目標と事業特性からの論点抽出</w:t>
              </w:r>
            </w:ins>
          </w:p>
          <w:p w14:paraId="07FE051E" w14:textId="069806A9" w:rsidR="00E54DC1" w:rsidRPr="00E54DC1" w:rsidRDefault="00E54DC1" w:rsidP="00E54DC1">
            <w:pPr>
              <w:rPr>
                <w:ins w:id="17" w:author="戸張 敬介" w:date="2026-10-05T07:56:00Z" w16du:dateUtc="2026-10-04T22:56:00Z"/>
                <w:color w:val="000000" w:themeColor="text1"/>
              </w:rPr>
            </w:pPr>
            <w:ins w:id="18" w:author="戸張 敬介" w:date="2026-10-05T07:57:00Z" w16du:dateUtc="2026-10-04T22:57:00Z">
              <w:r>
                <w:rPr>
                  <w:rFonts w:hint="eastAsia"/>
                </w:rPr>
                <w:t xml:space="preserve">Step2　</w:t>
              </w:r>
            </w:ins>
            <w:ins w:id="19" w:author="戸張 敬介" w:date="2026-10-05T07:56:00Z" w16du:dateUtc="2026-10-04T22:56:00Z">
              <w:r w:rsidRPr="00E54DC1">
                <w:rPr>
                  <w:rFonts w:hint="eastAsia"/>
                  <w:color w:val="000000" w:themeColor="text1"/>
                </w:rPr>
                <w:t>現状と将来に向けた変革課題の探索</w:t>
              </w:r>
            </w:ins>
          </w:p>
          <w:p w14:paraId="3716F98F" w14:textId="343E303F" w:rsidR="00E54DC1" w:rsidRPr="00E54DC1" w:rsidRDefault="00E54DC1" w:rsidP="00E54DC1">
            <w:pPr>
              <w:rPr>
                <w:ins w:id="20" w:author="戸張 敬介" w:date="2026-10-05T07:56:00Z" w16du:dateUtc="2026-10-04T22:56:00Z"/>
                <w:color w:val="000000" w:themeColor="text1"/>
              </w:rPr>
            </w:pPr>
            <w:ins w:id="21" w:author="戸張 敬介" w:date="2026-10-05T07:57:00Z" w16du:dateUtc="2026-10-04T22:57:00Z">
              <w:r>
                <w:rPr>
                  <w:rFonts w:hint="eastAsia"/>
                </w:rPr>
                <w:t xml:space="preserve">Step3　</w:t>
              </w:r>
            </w:ins>
            <w:ins w:id="22" w:author="戸張 敬介" w:date="2026-10-05T07:56:00Z" w16du:dateUtc="2026-10-04T22:56:00Z">
              <w:r w:rsidRPr="00E54DC1">
                <w:rPr>
                  <w:rFonts w:hint="eastAsia"/>
                  <w:color w:val="000000" w:themeColor="text1"/>
                </w:rPr>
                <w:t>現状実態と改革余地の定量把握</w:t>
              </w:r>
            </w:ins>
          </w:p>
          <w:p w14:paraId="7CCB511C" w14:textId="1F7E483D" w:rsidR="00EF3AB2" w:rsidRPr="00FE2A00" w:rsidDel="00E54DC1" w:rsidRDefault="00E54DC1" w:rsidP="00E54DC1">
            <w:pPr>
              <w:rPr>
                <w:del w:id="23" w:author="戸張 敬介" w:date="2026-10-05T07:56:00Z" w16du:dateUtc="2026-10-04T22:56:00Z"/>
                <w:rFonts w:ascii="ＭＳ 明朝" w:eastAsia="ＭＳ 明朝" w:hAnsi="ＭＳ 明朝" w:cs="ＭＳ 明朝"/>
                <w:color w:val="000000" w:themeColor="text1"/>
              </w:rPr>
            </w:pPr>
            <w:ins w:id="24" w:author="戸張 敬介" w:date="2026-10-05T07:57:00Z" w16du:dateUtc="2026-10-04T22:57:00Z">
              <w:r>
                <w:rPr>
                  <w:rFonts w:hint="eastAsia"/>
                </w:rPr>
                <w:t xml:space="preserve">Step4　</w:t>
              </w:r>
            </w:ins>
            <w:ins w:id="25" w:author="戸張 敬介" w:date="2026-10-05T07:56:00Z" w16du:dateUtc="2026-10-04T22:56:00Z">
              <w:r w:rsidRPr="00E54DC1">
                <w:rPr>
                  <w:color w:val="000000" w:themeColor="text1"/>
                </w:rPr>
                <w:t>KGI実現型のDXコンセプトの設定</w:t>
              </w:r>
            </w:ins>
            <w:del w:id="26" w:author="戸張 敬介" w:date="2026-10-05T07:56:00Z" w16du:dateUtc="2026-10-04T22:56:00Z">
              <w:r w:rsidR="00BB7D2F" w:rsidRPr="00FE2A00" w:rsidDel="00E54DC1">
                <w:rPr>
                  <w:rFonts w:hint="eastAsia"/>
                  <w:color w:val="000000" w:themeColor="text1"/>
                </w:rPr>
                <w:delText>経営ビジョン策定支援</w:delText>
              </w:r>
            </w:del>
          </w:p>
          <w:p w14:paraId="7CCB511E" w14:textId="5AF953EA" w:rsidR="00EF3AB2" w:rsidRPr="00FE2A00" w:rsidRDefault="00E158AE">
            <w:pPr>
              <w:rPr>
                <w:rFonts w:ascii="ＭＳ 明朝" w:eastAsia="ＭＳ 明朝" w:hAnsi="ＭＳ 明朝" w:cs="ＭＳ 明朝"/>
                <w:color w:val="000000" w:themeColor="text1"/>
              </w:rPr>
            </w:pPr>
            <w:del w:id="27" w:author="戸張 敬介" w:date="2026-10-05T07:56:00Z" w16du:dateUtc="2026-10-04T22:56:00Z">
              <w:r w:rsidRPr="00FE2A00" w:rsidDel="00E54DC1">
                <w:rPr>
                  <w:rFonts w:ascii="ＭＳ 明朝" w:eastAsia="ＭＳ 明朝" w:hAnsi="ＭＳ 明朝" w:cs="ＭＳ 明朝" w:hint="eastAsia"/>
                  <w:color w:val="000000" w:themeColor="text1"/>
                </w:rPr>
                <w:delText>(</w:delText>
              </w:r>
              <w:r w:rsidR="001E43AF" w:rsidRPr="00FE2A00" w:rsidDel="00E54DC1">
                <w:rPr>
                  <w:rFonts w:ascii="ＭＳ 明朝" w:eastAsia="ＭＳ 明朝" w:hAnsi="ＭＳ 明朝" w:cs="ＭＳ 明朝" w:hint="eastAsia"/>
                  <w:color w:val="000000" w:themeColor="text1"/>
                </w:rPr>
                <w:delText>2</w:delText>
              </w:r>
              <w:r w:rsidRPr="00FE2A00" w:rsidDel="00E54DC1">
                <w:rPr>
                  <w:rFonts w:ascii="ＭＳ 明朝" w:eastAsia="ＭＳ 明朝" w:hAnsi="ＭＳ 明朝" w:cs="ＭＳ 明朝" w:hint="eastAsia"/>
                  <w:color w:val="000000" w:themeColor="text1"/>
                </w:rPr>
                <w:delText>)</w:delText>
              </w:r>
              <w:r w:rsidR="00BB7D2F" w:rsidRPr="00FE2A00" w:rsidDel="00E54DC1">
                <w:rPr>
                  <w:rFonts w:ascii="ＭＳ 明朝" w:eastAsia="ＭＳ 明朝" w:hAnsi="ＭＳ 明朝" w:cs="ＭＳ 明朝" w:hint="eastAsia"/>
                  <w:color w:val="000000" w:themeColor="text1"/>
                </w:rPr>
                <w:delText>全社戦略立案（経営課題抽出）</w:delText>
              </w:r>
            </w:del>
          </w:p>
        </w:tc>
      </w:tr>
      <w:tr w:rsidR="00FE2A00" w:rsidRPr="00FE2A00" w14:paraId="7CCB5122" w14:textId="77777777">
        <w:trPr>
          <w:trHeight w:val="387"/>
        </w:trPr>
        <w:tc>
          <w:tcPr>
            <w:tcW w:w="1701" w:type="dxa"/>
            <w:vAlign w:val="center"/>
          </w:tcPr>
          <w:p w14:paraId="7CCB5120" w14:textId="132D8BAB"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4</w:t>
            </w:r>
            <w:r w:rsidR="006D59AE" w:rsidRPr="00FE2A00">
              <w:rPr>
                <w:rFonts w:ascii="ＭＳ 明朝" w:eastAsia="ＭＳ 明朝" w:hAnsi="ＭＳ 明朝" w:cs="ＭＳ 明朝"/>
                <w:color w:val="000000" w:themeColor="text1"/>
              </w:rPr>
              <w:t>．実施期間</w:t>
            </w:r>
          </w:p>
        </w:tc>
        <w:tc>
          <w:tcPr>
            <w:tcW w:w="8364" w:type="dxa"/>
            <w:vAlign w:val="center"/>
          </w:tcPr>
          <w:p w14:paraId="7CCB5121" w14:textId="7E8FE948" w:rsidR="00EF3AB2" w:rsidRPr="00FE2A00" w:rsidRDefault="00FE2A00">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2025</w:t>
            </w:r>
            <w:r w:rsidR="006D59AE" w:rsidRPr="00FE2A00">
              <w:rPr>
                <w:rFonts w:ascii="ＭＳ 明朝" w:eastAsia="ＭＳ 明朝" w:hAnsi="ＭＳ 明朝" w:cs="ＭＳ 明朝"/>
                <w:color w:val="000000" w:themeColor="text1"/>
              </w:rPr>
              <w:t>年</w:t>
            </w:r>
            <w:r w:rsidRPr="00FE2A00">
              <w:rPr>
                <w:rFonts w:ascii="ＭＳ 明朝" w:eastAsia="ＭＳ 明朝" w:hAnsi="ＭＳ 明朝" w:cs="ＭＳ 明朝" w:hint="eastAsia"/>
                <w:color w:val="000000" w:themeColor="text1"/>
              </w:rPr>
              <w:t>1</w:t>
            </w:r>
            <w:ins w:id="28" w:author="戸張 敬介" w:date="2026-10-05T07:57:00Z" w16du:dateUtc="2026-10-04T22:57:00Z">
              <w:r w:rsidR="00E54DC1">
                <w:rPr>
                  <w:rFonts w:ascii="ＭＳ 明朝" w:eastAsia="ＭＳ 明朝" w:hAnsi="ＭＳ 明朝" w:cs="ＭＳ 明朝" w:hint="eastAsia"/>
                  <w:color w:val="000000" w:themeColor="text1"/>
                </w:rPr>
                <w:t>0</w:t>
              </w:r>
            </w:ins>
            <w:del w:id="29" w:author="戸張 敬介" w:date="2026-10-05T07:57:00Z" w16du:dateUtc="2026-10-04T22:57:00Z">
              <w:r w:rsidRPr="00FE2A00" w:rsidDel="00E54DC1">
                <w:rPr>
                  <w:rFonts w:ascii="ＭＳ 明朝" w:eastAsia="ＭＳ 明朝" w:hAnsi="ＭＳ 明朝" w:cs="ＭＳ 明朝" w:hint="eastAsia"/>
                  <w:color w:val="000000" w:themeColor="text1"/>
                </w:rPr>
                <w:delText>1</w:delText>
              </w:r>
            </w:del>
            <w:r w:rsidRPr="00FE2A00">
              <w:rPr>
                <w:rFonts w:ascii="ＭＳ 明朝" w:eastAsia="ＭＳ 明朝" w:hAnsi="ＭＳ 明朝" w:cs="ＭＳ 明朝" w:hint="eastAsia"/>
                <w:color w:val="000000" w:themeColor="text1"/>
              </w:rPr>
              <w:t>月</w:t>
            </w:r>
            <w:ins w:id="30" w:author="戸張 敬介" w:date="2026-10-05T07:57:00Z" w16du:dateUtc="2026-10-04T22:57:00Z">
              <w:r w:rsidR="00E54DC1">
                <w:rPr>
                  <w:rFonts w:ascii="ＭＳ 明朝" w:eastAsia="ＭＳ 明朝" w:hAnsi="ＭＳ 明朝" w:cs="ＭＳ 明朝" w:hint="eastAsia"/>
                  <w:color w:val="000000" w:themeColor="text1"/>
                </w:rPr>
                <w:t>16</w:t>
              </w:r>
            </w:ins>
            <w:del w:id="31" w:author="戸張 敬介" w:date="2026-10-05T07:57:00Z" w16du:dateUtc="2026-10-04T22:57:00Z">
              <w:r w:rsidRPr="00FE2A00" w:rsidDel="00E54DC1">
                <w:rPr>
                  <w:rFonts w:ascii="ＭＳ 明朝" w:eastAsia="ＭＳ 明朝" w:hAnsi="ＭＳ 明朝" w:cs="ＭＳ 明朝" w:hint="eastAsia"/>
                  <w:color w:val="000000" w:themeColor="text1"/>
                </w:rPr>
                <w:delText>1</w:delText>
              </w:r>
            </w:del>
            <w:r w:rsidR="006D59AE" w:rsidRPr="00FE2A00">
              <w:rPr>
                <w:rFonts w:ascii="ＭＳ 明朝" w:eastAsia="ＭＳ 明朝" w:hAnsi="ＭＳ 明朝" w:cs="ＭＳ 明朝"/>
                <w:color w:val="000000" w:themeColor="text1"/>
              </w:rPr>
              <w:t>日から</w:t>
            </w:r>
            <w:r w:rsidRPr="00FE2A00">
              <w:rPr>
                <w:rFonts w:ascii="ＭＳ 明朝" w:eastAsia="ＭＳ 明朝" w:hAnsi="ＭＳ 明朝" w:cs="ＭＳ 明朝" w:hint="eastAsia"/>
                <w:color w:val="000000" w:themeColor="text1"/>
              </w:rPr>
              <w:t>2026年</w:t>
            </w:r>
            <w:ins w:id="32" w:author="戸張 敬介" w:date="2026-10-05T07:57:00Z" w16du:dateUtc="2026-10-04T22:57:00Z">
              <w:r w:rsidR="00E54DC1">
                <w:rPr>
                  <w:rFonts w:ascii="ＭＳ 明朝" w:eastAsia="ＭＳ 明朝" w:hAnsi="ＭＳ 明朝" w:cs="ＭＳ 明朝" w:hint="eastAsia"/>
                  <w:color w:val="000000" w:themeColor="text1"/>
                </w:rPr>
                <w:t>4</w:t>
              </w:r>
            </w:ins>
            <w:del w:id="33" w:author="戸張 敬介" w:date="2026-10-05T07:57:00Z" w16du:dateUtc="2026-10-04T22:57:00Z">
              <w:r w:rsidR="00514EF9" w:rsidDel="00E54DC1">
                <w:rPr>
                  <w:rFonts w:ascii="ＭＳ 明朝" w:eastAsia="ＭＳ 明朝" w:hAnsi="ＭＳ 明朝" w:cs="ＭＳ 明朝" w:hint="eastAsia"/>
                  <w:color w:val="000000" w:themeColor="text1"/>
                </w:rPr>
                <w:delText>7</w:delText>
              </w:r>
            </w:del>
            <w:r w:rsidR="006D59AE" w:rsidRPr="00FE2A00">
              <w:rPr>
                <w:rFonts w:ascii="ＭＳ 明朝" w:eastAsia="ＭＳ 明朝" w:hAnsi="ＭＳ 明朝" w:cs="ＭＳ 明朝"/>
                <w:color w:val="000000" w:themeColor="text1"/>
              </w:rPr>
              <w:t>月</w:t>
            </w:r>
            <w:ins w:id="34" w:author="戸張 敬介" w:date="2026-10-05T07:57:00Z" w16du:dateUtc="2026-10-04T22:57:00Z">
              <w:r w:rsidR="00E54DC1">
                <w:rPr>
                  <w:rFonts w:ascii="ＭＳ 明朝" w:eastAsia="ＭＳ 明朝" w:hAnsi="ＭＳ 明朝" w:cs="ＭＳ 明朝" w:hint="eastAsia"/>
                  <w:color w:val="000000" w:themeColor="text1"/>
                </w:rPr>
                <w:t>30</w:t>
              </w:r>
            </w:ins>
            <w:del w:id="35" w:author="戸張 敬介" w:date="2026-10-05T07:57:00Z" w16du:dateUtc="2026-10-04T22:57:00Z">
              <w:r w:rsidRPr="00FE2A00" w:rsidDel="00E54DC1">
                <w:rPr>
                  <w:rFonts w:ascii="ＭＳ 明朝" w:eastAsia="ＭＳ 明朝" w:hAnsi="ＭＳ 明朝" w:cs="ＭＳ 明朝" w:hint="eastAsia"/>
                  <w:color w:val="000000" w:themeColor="text1"/>
                </w:rPr>
                <w:delText>31</w:delText>
              </w:r>
            </w:del>
            <w:r w:rsidR="006D59AE" w:rsidRPr="00FE2A00">
              <w:rPr>
                <w:rFonts w:ascii="ＭＳ 明朝" w:eastAsia="ＭＳ 明朝" w:hAnsi="ＭＳ 明朝" w:cs="ＭＳ 明朝"/>
                <w:color w:val="000000" w:themeColor="text1"/>
              </w:rPr>
              <w:t>日まで</w:t>
            </w:r>
          </w:p>
        </w:tc>
      </w:tr>
      <w:tr w:rsidR="00FE2A00" w:rsidRPr="00FE2A00" w14:paraId="7CCB5128" w14:textId="77777777">
        <w:trPr>
          <w:trHeight w:val="526"/>
        </w:trPr>
        <w:tc>
          <w:tcPr>
            <w:tcW w:w="1701" w:type="dxa"/>
            <w:tcBorders>
              <w:right w:val="single" w:sz="4" w:space="0" w:color="000000"/>
            </w:tcBorders>
            <w:tcMar>
              <w:left w:w="99" w:type="dxa"/>
              <w:right w:w="99" w:type="dxa"/>
            </w:tcMar>
            <w:vAlign w:val="center"/>
          </w:tcPr>
          <w:p w14:paraId="7CCB5123" w14:textId="4B0DEA9C"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5</w:t>
            </w:r>
            <w:r w:rsidR="006D59AE" w:rsidRPr="00FE2A00">
              <w:rPr>
                <w:rFonts w:ascii="ＭＳ 明朝" w:eastAsia="ＭＳ 明朝" w:hAnsi="ＭＳ 明朝" w:cs="ＭＳ 明朝"/>
                <w:color w:val="000000" w:themeColor="text1"/>
              </w:rPr>
              <w:t>．再委託の</w:t>
            </w:r>
          </w:p>
          <w:p w14:paraId="7CCB5124" w14:textId="25A1E198" w:rsidR="00EF3AB2" w:rsidRPr="00FE2A00" w:rsidRDefault="006D59AE">
            <w:pPr>
              <w:ind w:firstLine="42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有無</w:t>
            </w:r>
          </w:p>
        </w:tc>
        <w:tc>
          <w:tcPr>
            <w:tcW w:w="8364" w:type="dxa"/>
            <w:tcBorders>
              <w:top w:val="single" w:sz="4" w:space="0" w:color="000000"/>
              <w:left w:val="single" w:sz="4" w:space="0" w:color="000000"/>
              <w:right w:val="single" w:sz="4" w:space="0" w:color="000000"/>
            </w:tcBorders>
            <w:tcMar>
              <w:left w:w="99" w:type="dxa"/>
              <w:right w:w="99" w:type="dxa"/>
            </w:tcMar>
            <w:vAlign w:val="center"/>
          </w:tcPr>
          <w:p w14:paraId="7CCB5125" w14:textId="045A70A9" w:rsidR="00BB7D2F" w:rsidRPr="00FE2A00" w:rsidRDefault="006D59AE" w:rsidP="00BB7D2F">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なし</w:t>
            </w:r>
          </w:p>
          <w:p w14:paraId="7CCB5127" w14:textId="1A4D71B7" w:rsidR="00EF3AB2" w:rsidRPr="00FE2A00" w:rsidRDefault="00EF3AB2">
            <w:pPr>
              <w:ind w:firstLine="840"/>
              <w:rPr>
                <w:rFonts w:ascii="ＭＳ 明朝" w:eastAsia="ＭＳ 明朝" w:hAnsi="ＭＳ 明朝" w:cs="ＭＳ 明朝"/>
                <w:color w:val="000000" w:themeColor="text1"/>
              </w:rPr>
            </w:pPr>
          </w:p>
        </w:tc>
      </w:tr>
      <w:tr w:rsidR="00FE2A00" w:rsidRPr="00FE2A00" w14:paraId="7CCB5154" w14:textId="77777777">
        <w:trPr>
          <w:trHeight w:val="843"/>
        </w:trPr>
        <w:tc>
          <w:tcPr>
            <w:tcW w:w="1701" w:type="dxa"/>
            <w:tcBorders>
              <w:top w:val="single" w:sz="4" w:space="0" w:color="000000"/>
              <w:right w:val="single" w:sz="4" w:space="0" w:color="000000"/>
            </w:tcBorders>
            <w:tcMar>
              <w:left w:w="99" w:type="dxa"/>
              <w:right w:w="99" w:type="dxa"/>
            </w:tcMar>
            <w:vAlign w:val="center"/>
          </w:tcPr>
          <w:p w14:paraId="7CCB5129" w14:textId="1D908293"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6</w:t>
            </w:r>
            <w:r w:rsidR="006D59AE" w:rsidRPr="00FE2A00">
              <w:rPr>
                <w:rFonts w:ascii="ＭＳ 明朝" w:eastAsia="ＭＳ 明朝" w:hAnsi="ＭＳ 明朝" w:cs="ＭＳ 明朝"/>
                <w:color w:val="000000" w:themeColor="text1"/>
              </w:rPr>
              <w:t>．対価と</w:t>
            </w:r>
          </w:p>
          <w:p w14:paraId="7CCB512A" w14:textId="77777777" w:rsidR="00EF3AB2" w:rsidRPr="00FE2A00" w:rsidRDefault="006D59AE">
            <w:pPr>
              <w:ind w:firstLine="42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支払方法</w:t>
            </w:r>
          </w:p>
          <w:p w14:paraId="7CCB512B" w14:textId="77777777" w:rsidR="00EF3AB2" w:rsidRPr="00FE2A00" w:rsidRDefault="006D59AE">
            <w:pPr>
              <w:ind w:firstLine="210"/>
              <w:jc w:val="left"/>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【定額】</w:t>
            </w:r>
          </w:p>
        </w:tc>
        <w:tc>
          <w:tcPr>
            <w:tcW w:w="8364" w:type="dxa"/>
            <w:tcBorders>
              <w:top w:val="single" w:sz="4" w:space="0" w:color="000000"/>
              <w:left w:val="single" w:sz="4" w:space="0" w:color="000000"/>
              <w:right w:val="single" w:sz="4" w:space="0" w:color="000000"/>
            </w:tcBorders>
            <w:tcMar>
              <w:left w:w="99" w:type="dxa"/>
              <w:right w:w="99" w:type="dxa"/>
            </w:tcMar>
            <w:vAlign w:val="center"/>
          </w:tcPr>
          <w:p w14:paraId="7CCB512C" w14:textId="39D8C216"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 xml:space="preserve">＜対価＞ 定額：　</w:t>
            </w:r>
            <w:ins w:id="36" w:author="戸張 敬介" w:date="2026-10-14T13:44:00Z" w16du:dateUtc="2026-10-14T04:44:00Z">
              <w:r w:rsidR="00205277">
                <w:rPr>
                  <w:rFonts w:ascii="ＭＳ 明朝" w:eastAsia="ＭＳ 明朝" w:hAnsi="ＭＳ 明朝" w:cs="ＭＳ 明朝" w:hint="eastAsia"/>
                  <w:color w:val="000000" w:themeColor="text1"/>
                </w:rPr>
                <w:t>4</w:t>
              </w:r>
            </w:ins>
            <w:del w:id="37" w:author="戸張 敬介" w:date="2026-10-14T13:44:00Z" w16du:dateUtc="2026-10-14T04:44:00Z">
              <w:r w:rsidR="00BB7D2F" w:rsidRPr="00FE2A00" w:rsidDel="00205277">
                <w:rPr>
                  <w:rFonts w:ascii="ＭＳ 明朝" w:eastAsia="ＭＳ 明朝" w:hAnsi="ＭＳ 明朝" w:cs="ＭＳ 明朝" w:hint="eastAsia"/>
                  <w:color w:val="000000" w:themeColor="text1"/>
                </w:rPr>
                <w:delText>7</w:delText>
              </w:r>
            </w:del>
            <w:r w:rsidR="00BB7D2F" w:rsidRPr="00FE2A00">
              <w:rPr>
                <w:rFonts w:ascii="ＭＳ 明朝" w:eastAsia="ＭＳ 明朝" w:hAnsi="ＭＳ 明朝" w:cs="ＭＳ 明朝" w:hint="eastAsia"/>
                <w:color w:val="000000" w:themeColor="text1"/>
              </w:rPr>
              <w:t>,</w:t>
            </w:r>
            <w:ins w:id="38" w:author="戸張 敬介" w:date="2026-10-14T13:44:00Z" w16du:dateUtc="2026-10-14T04:44:00Z">
              <w:r w:rsidR="00205277">
                <w:rPr>
                  <w:rFonts w:ascii="ＭＳ 明朝" w:eastAsia="ＭＳ 明朝" w:hAnsi="ＭＳ 明朝" w:cs="ＭＳ 明朝" w:hint="eastAsia"/>
                  <w:color w:val="000000" w:themeColor="text1"/>
                </w:rPr>
                <w:t>0</w:t>
              </w:r>
            </w:ins>
            <w:del w:id="39" w:author="戸張 敬介" w:date="2026-10-05T07:57:00Z" w16du:dateUtc="2026-10-04T22:57:00Z">
              <w:r w:rsidR="00BB7D2F" w:rsidRPr="00FE2A00" w:rsidDel="00E54DC1">
                <w:rPr>
                  <w:rFonts w:ascii="ＭＳ 明朝" w:eastAsia="ＭＳ 明朝" w:hAnsi="ＭＳ 明朝" w:cs="ＭＳ 明朝" w:hint="eastAsia"/>
                  <w:color w:val="000000" w:themeColor="text1"/>
                </w:rPr>
                <w:delText>0</w:delText>
              </w:r>
            </w:del>
            <w:r w:rsidR="00BB7D2F" w:rsidRPr="00FE2A00">
              <w:rPr>
                <w:rFonts w:ascii="ＭＳ 明朝" w:eastAsia="ＭＳ 明朝" w:hAnsi="ＭＳ 明朝" w:cs="ＭＳ 明朝" w:hint="eastAsia"/>
                <w:color w:val="000000" w:themeColor="text1"/>
              </w:rPr>
              <w:t>00,000</w:t>
            </w:r>
            <w:r w:rsidRPr="00FE2A00">
              <w:rPr>
                <w:rFonts w:ascii="ＭＳ 明朝" w:eastAsia="ＭＳ 明朝" w:hAnsi="ＭＳ 明朝" w:cs="ＭＳ 明朝"/>
                <w:color w:val="000000" w:themeColor="text1"/>
              </w:rPr>
              <w:t>円（消費税は別途加算）</w:t>
            </w:r>
          </w:p>
          <w:p w14:paraId="7CCB512D" w14:textId="7E6A04C8" w:rsidR="00EF3AB2" w:rsidRPr="00FE2A00" w:rsidRDefault="00EF3AB2">
            <w:pPr>
              <w:rPr>
                <w:rFonts w:ascii="ＭＳ 明朝" w:eastAsia="ＭＳ 明朝" w:hAnsi="ＭＳ 明朝" w:cs="ＭＳ 明朝"/>
                <w:color w:val="000000" w:themeColor="text1"/>
              </w:rPr>
            </w:pPr>
          </w:p>
          <w:p w14:paraId="7CCB512E" w14:textId="3A351F64"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＜支払方法＞</w:t>
            </w:r>
          </w:p>
          <w:p w14:paraId="7CCB512F" w14:textId="6361B2CF"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乙は、甲に対して請求書を発行し､甲は､以下の支払期日までに乙の指定する銀行口座に振り込む方法により支払う。支払日が銀行休業日の場合は翌営業日とする。なお、振込手数料は甲の負担とする。</w:t>
            </w:r>
          </w:p>
          <w:tbl>
            <w:tblPr>
              <w:tblStyle w:val="afd"/>
              <w:tblW w:w="76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2"/>
              <w:gridCol w:w="2977"/>
              <w:gridCol w:w="1885"/>
              <w:gridCol w:w="1886"/>
            </w:tblGrid>
            <w:tr w:rsidR="00FE2A00" w:rsidRPr="00FE2A00" w14:paraId="7CCB5134" w14:textId="77777777">
              <w:trPr>
                <w:trHeight w:val="285"/>
                <w:jc w:val="center"/>
              </w:trPr>
              <w:tc>
                <w:tcPr>
                  <w:tcW w:w="942" w:type="dxa"/>
                  <w:shd w:val="clear" w:color="auto" w:fill="FFFFFF"/>
                  <w:vAlign w:val="center"/>
                </w:tcPr>
                <w:p w14:paraId="7CCB5130" w14:textId="77777777" w:rsidR="00EF3AB2" w:rsidRPr="00FE2A00" w:rsidRDefault="006D59AE">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回数</w:t>
                  </w:r>
                </w:p>
              </w:tc>
              <w:tc>
                <w:tcPr>
                  <w:tcW w:w="2977" w:type="dxa"/>
                  <w:shd w:val="clear" w:color="auto" w:fill="FFFFFF"/>
                  <w:vAlign w:val="center"/>
                </w:tcPr>
                <w:p w14:paraId="7CCB5131" w14:textId="057CFCAA" w:rsidR="00EF3AB2" w:rsidRPr="00FE2A00" w:rsidRDefault="006D59AE">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支払額（消費税は別途加算）</w:t>
                  </w:r>
                </w:p>
              </w:tc>
              <w:tc>
                <w:tcPr>
                  <w:tcW w:w="1885" w:type="dxa"/>
                  <w:shd w:val="clear" w:color="auto" w:fill="FFFFFF"/>
                  <w:vAlign w:val="center"/>
                </w:tcPr>
                <w:p w14:paraId="7CCB5132" w14:textId="5C2FA969" w:rsidR="00EF3AB2" w:rsidRPr="00FE2A00" w:rsidRDefault="006D59AE">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請求締日</w:t>
                  </w:r>
                </w:p>
              </w:tc>
              <w:tc>
                <w:tcPr>
                  <w:tcW w:w="1886" w:type="dxa"/>
                  <w:shd w:val="clear" w:color="auto" w:fill="FFFFFF"/>
                  <w:vAlign w:val="center"/>
                </w:tcPr>
                <w:p w14:paraId="7CCB5133" w14:textId="77777777" w:rsidR="00EF3AB2" w:rsidRPr="00FE2A00" w:rsidRDefault="006D59AE">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甲の支払期日</w:t>
                  </w:r>
                </w:p>
              </w:tc>
            </w:tr>
            <w:tr w:rsidR="00E54DC1" w:rsidRPr="00FE2A00" w14:paraId="7CCB5139" w14:textId="77777777">
              <w:trPr>
                <w:trHeight w:val="285"/>
                <w:jc w:val="center"/>
              </w:trPr>
              <w:tc>
                <w:tcPr>
                  <w:tcW w:w="942" w:type="dxa"/>
                  <w:shd w:val="clear" w:color="auto" w:fill="FFFFFF"/>
                  <w:vAlign w:val="center"/>
                </w:tcPr>
                <w:p w14:paraId="7CCB5135" w14:textId="028B9DBB"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w:t>
                  </w:r>
                  <w:ins w:id="40" w:author="戸張 敬介" w:date="2026-10-05T08:00:00Z" w16du:dateUtc="2026-10-04T23:00:00Z">
                    <w:r>
                      <w:rPr>
                        <w:rFonts w:ascii="ＭＳ 明朝" w:eastAsia="ＭＳ 明朝" w:hAnsi="ＭＳ 明朝" w:cs="ＭＳ 明朝" w:hint="eastAsia"/>
                        <w:color w:val="000000" w:themeColor="text1"/>
                      </w:rPr>
                      <w:t>１</w:t>
                    </w:r>
                  </w:ins>
                  <w:del w:id="41" w:author="戸張 敬介" w:date="2026-10-05T08:00:00Z" w16du:dateUtc="2026-10-04T23:00:00Z">
                    <w:r w:rsidRPr="00FE2A00" w:rsidDel="00E54DC1">
                      <w:rPr>
                        <w:rFonts w:ascii="ＭＳ 明朝" w:eastAsia="ＭＳ 明朝" w:hAnsi="ＭＳ 明朝" w:cs="ＭＳ 明朝"/>
                        <w:color w:val="000000" w:themeColor="text1"/>
                      </w:rPr>
                      <w:delText>１</w:delText>
                    </w:r>
                  </w:del>
                  <w:r w:rsidRPr="00FE2A00">
                    <w:rPr>
                      <w:rFonts w:ascii="ＭＳ 明朝" w:eastAsia="ＭＳ 明朝" w:hAnsi="ＭＳ 明朝" w:cs="ＭＳ 明朝"/>
                      <w:color w:val="000000" w:themeColor="text1"/>
                    </w:rPr>
                    <w:t>回</w:t>
                  </w:r>
                </w:p>
              </w:tc>
              <w:tc>
                <w:tcPr>
                  <w:tcW w:w="2977" w:type="dxa"/>
                  <w:shd w:val="clear" w:color="auto" w:fill="FFFFFF"/>
                  <w:vAlign w:val="center"/>
                </w:tcPr>
                <w:p w14:paraId="7CCB5136" w14:textId="04032F00" w:rsidR="00E54DC1" w:rsidRPr="00FE2A00" w:rsidRDefault="00E54DC1" w:rsidP="00E54DC1">
                  <w:pPr>
                    <w:widowControl/>
                    <w:jc w:val="center"/>
                    <w:rPr>
                      <w:rFonts w:ascii="ＭＳ 明朝" w:eastAsia="ＭＳ 明朝" w:hAnsi="ＭＳ 明朝" w:cs="ＭＳ 明朝"/>
                      <w:color w:val="000000" w:themeColor="text1"/>
                    </w:rPr>
                  </w:pPr>
                  <w:del w:id="42" w:author="戸張 敬介" w:date="2026-10-14T13:46:00Z" w16du:dateUtc="2026-10-14T04:46:00Z">
                    <w:r w:rsidRPr="00FE2A00" w:rsidDel="00205277">
                      <w:rPr>
                        <w:rFonts w:ascii="ＭＳ 明朝" w:eastAsia="ＭＳ 明朝" w:hAnsi="ＭＳ 明朝" w:cs="ＭＳ 明朝" w:hint="eastAsia"/>
                        <w:color w:val="000000" w:themeColor="text1"/>
                      </w:rPr>
                      <w:delText>1,</w:delText>
                    </w:r>
                  </w:del>
                  <w:ins w:id="43" w:author="戸張 敬介" w:date="2026-10-14T13:46:00Z" w16du:dateUtc="2026-10-14T04:46:00Z">
                    <w:r w:rsidR="00205277">
                      <w:rPr>
                        <w:rFonts w:ascii="ＭＳ 明朝" w:eastAsia="ＭＳ 明朝" w:hAnsi="ＭＳ 明朝" w:cs="ＭＳ 明朝" w:hint="eastAsia"/>
                        <w:color w:val="000000" w:themeColor="text1"/>
                      </w:rPr>
                      <w:t>70</w:t>
                    </w:r>
                  </w:ins>
                  <w:del w:id="44" w:author="戸張 敬介" w:date="2026-10-05T07:59:00Z" w16du:dateUtc="2026-10-04T22:59:00Z">
                    <w:r w:rsidRPr="00FE2A00" w:rsidDel="00E54DC1">
                      <w:rPr>
                        <w:rFonts w:ascii="ＭＳ 明朝" w:eastAsia="ＭＳ 明朝" w:hAnsi="ＭＳ 明朝" w:cs="ＭＳ 明朝" w:hint="eastAsia"/>
                        <w:color w:val="000000" w:themeColor="text1"/>
                      </w:rPr>
                      <w:delText>0</w:delText>
                    </w:r>
                  </w:del>
                  <w:del w:id="45" w:author="戸張 敬介" w:date="2026-10-14T13:46:00Z" w16du:dateUtc="2026-10-14T04:46:00Z">
                    <w:r w:rsidRPr="00FE2A00" w:rsidDel="00205277">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w:t>
                  </w:r>
                  <w:r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37" w14:textId="6AA2B59B"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46" w:author="戸張 敬介" w:date="2026-10-05T07:58:00Z" w16du:dateUtc="2026-10-04T22:58:00Z">
                    <w:r>
                      <w:rPr>
                        <w:rFonts w:ascii="ＭＳ 明朝" w:eastAsia="ＭＳ 明朝" w:hAnsi="ＭＳ 明朝" w:cs="ＭＳ 明朝" w:hint="eastAsia"/>
                        <w:color w:val="000000" w:themeColor="text1"/>
                      </w:rPr>
                      <w:t>6</w:t>
                    </w:r>
                  </w:ins>
                  <w:del w:id="47" w:author="戸張 敬介" w:date="2026-10-05T07:58:00Z" w16du:dateUtc="2026-10-04T22:58:00Z">
                    <w:r w:rsidRPr="00FE2A00" w:rsidDel="00E54DC1">
                      <w:rPr>
                        <w:rFonts w:ascii="ＭＳ 明朝" w:eastAsia="ＭＳ 明朝" w:hAnsi="ＭＳ 明朝" w:cs="ＭＳ 明朝" w:hint="eastAsia"/>
                        <w:color w:val="000000" w:themeColor="text1"/>
                      </w:rPr>
                      <w:delText>5</w:delText>
                    </w:r>
                  </w:del>
                  <w:r w:rsidRPr="00FE2A00">
                    <w:rPr>
                      <w:rFonts w:ascii="ＭＳ 明朝" w:eastAsia="ＭＳ 明朝" w:hAnsi="ＭＳ 明朝" w:cs="ＭＳ 明朝"/>
                      <w:color w:val="000000" w:themeColor="text1"/>
                    </w:rPr>
                    <w:t>年</w:t>
                  </w:r>
                  <w:r w:rsidRPr="00FE2A00">
                    <w:rPr>
                      <w:rFonts w:ascii="ＭＳ 明朝" w:eastAsia="ＭＳ 明朝" w:hAnsi="ＭＳ 明朝" w:cs="ＭＳ 明朝" w:hint="eastAsia"/>
                      <w:color w:val="000000" w:themeColor="text1"/>
                    </w:rPr>
                    <w:t>11</w:t>
                  </w:r>
                  <w:r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38" w14:textId="6A9B8872" w:rsidR="00E54DC1" w:rsidRPr="00FE2A00" w:rsidRDefault="00E54DC1" w:rsidP="00E54DC1">
                  <w:pPr>
                    <w:widowControl/>
                    <w:jc w:val="center"/>
                    <w:rPr>
                      <w:rFonts w:ascii="ＭＳ 明朝" w:eastAsia="ＭＳ 明朝" w:hAnsi="ＭＳ 明朝" w:cs="ＭＳ 明朝"/>
                      <w:color w:val="000000" w:themeColor="text1"/>
                    </w:rPr>
                  </w:pPr>
                  <w:ins w:id="48" w:author="戸張 敬介" w:date="2026-10-05T07:58:00Z" w16du:dateUtc="2026-10-04T22:58:00Z">
                    <w:r w:rsidRPr="00FE2A00">
                      <w:rPr>
                        <w:rFonts w:ascii="ＭＳ 明朝" w:eastAsia="ＭＳ 明朝" w:hAnsi="ＭＳ 明朝" w:cs="ＭＳ 明朝" w:hint="eastAsia"/>
                        <w:color w:val="000000" w:themeColor="text1"/>
                      </w:rPr>
                      <w:t>2</w:t>
                    </w:r>
                    <w:r>
                      <w:rPr>
                        <w:rFonts w:ascii="ＭＳ 明朝" w:eastAsia="ＭＳ 明朝" w:hAnsi="ＭＳ 明朝" w:cs="ＭＳ 明朝" w:hint="eastAsia"/>
                        <w:color w:val="000000" w:themeColor="text1"/>
                      </w:rPr>
                      <w:t>6</w:t>
                    </w:r>
                    <w:r w:rsidRPr="00FE2A00">
                      <w:rPr>
                        <w:rFonts w:ascii="ＭＳ 明朝" w:eastAsia="ＭＳ 明朝" w:hAnsi="ＭＳ 明朝" w:cs="ＭＳ 明朝"/>
                        <w:color w:val="000000" w:themeColor="text1"/>
                      </w:rPr>
                      <w:t>年</w:t>
                    </w:r>
                    <w:r w:rsidRPr="00FE2A00">
                      <w:rPr>
                        <w:rFonts w:ascii="ＭＳ 明朝" w:eastAsia="ＭＳ 明朝" w:hAnsi="ＭＳ 明朝" w:cs="ＭＳ 明朝" w:hint="eastAsia"/>
                        <w:color w:val="000000" w:themeColor="text1"/>
                      </w:rPr>
                      <w:t>12</w:t>
                    </w:r>
                    <w:r w:rsidRPr="00FE2A00">
                      <w:rPr>
                        <w:rFonts w:ascii="ＭＳ 明朝" w:eastAsia="ＭＳ 明朝" w:hAnsi="ＭＳ 明朝" w:cs="ＭＳ 明朝"/>
                        <w:color w:val="000000" w:themeColor="text1"/>
                      </w:rPr>
                      <w:t>月末日</w:t>
                    </w:r>
                  </w:ins>
                  <w:del w:id="49" w:author="戸張 敬介" w:date="2026-10-05T07:58:00Z" w16du:dateUtc="2026-10-04T22:58:00Z">
                    <w:r w:rsidRPr="00FE2A00" w:rsidDel="00202804">
                      <w:rPr>
                        <w:rFonts w:ascii="ＭＳ 明朝" w:eastAsia="ＭＳ 明朝" w:hAnsi="ＭＳ 明朝" w:cs="ＭＳ 明朝" w:hint="eastAsia"/>
                        <w:color w:val="000000" w:themeColor="text1"/>
                      </w:rPr>
                      <w:delText>2</w:delText>
                    </w:r>
                    <w:r w:rsidRPr="00FE2A00" w:rsidDel="00E54DC1">
                      <w:rPr>
                        <w:rFonts w:ascii="ＭＳ 明朝" w:eastAsia="ＭＳ 明朝" w:hAnsi="ＭＳ 明朝" w:cs="ＭＳ 明朝" w:hint="eastAsia"/>
                        <w:color w:val="000000" w:themeColor="text1"/>
                      </w:rPr>
                      <w:delText>5</w:delText>
                    </w:r>
                    <w:r w:rsidRPr="00FE2A00" w:rsidDel="00202804">
                      <w:rPr>
                        <w:rFonts w:ascii="ＭＳ 明朝" w:eastAsia="ＭＳ 明朝" w:hAnsi="ＭＳ 明朝" w:cs="ＭＳ 明朝"/>
                        <w:color w:val="000000" w:themeColor="text1"/>
                      </w:rPr>
                      <w:delText>年</w:delText>
                    </w:r>
                    <w:r w:rsidRPr="00FE2A00" w:rsidDel="00202804">
                      <w:rPr>
                        <w:rFonts w:ascii="ＭＳ 明朝" w:eastAsia="ＭＳ 明朝" w:hAnsi="ＭＳ 明朝" w:cs="ＭＳ 明朝" w:hint="eastAsia"/>
                        <w:color w:val="000000" w:themeColor="text1"/>
                      </w:rPr>
                      <w:delText>12</w:delText>
                    </w:r>
                    <w:r w:rsidRPr="00FE2A00" w:rsidDel="00202804">
                      <w:rPr>
                        <w:rFonts w:ascii="ＭＳ 明朝" w:eastAsia="ＭＳ 明朝" w:hAnsi="ＭＳ 明朝" w:cs="ＭＳ 明朝"/>
                        <w:color w:val="000000" w:themeColor="text1"/>
                      </w:rPr>
                      <w:delText>月末日</w:delText>
                    </w:r>
                  </w:del>
                </w:p>
              </w:tc>
            </w:tr>
            <w:tr w:rsidR="00E54DC1" w:rsidRPr="00FE2A00" w14:paraId="7CCB513E" w14:textId="77777777">
              <w:trPr>
                <w:trHeight w:val="285"/>
                <w:jc w:val="center"/>
              </w:trPr>
              <w:tc>
                <w:tcPr>
                  <w:tcW w:w="942" w:type="dxa"/>
                  <w:shd w:val="clear" w:color="auto" w:fill="FFFFFF"/>
                  <w:vAlign w:val="center"/>
                </w:tcPr>
                <w:p w14:paraId="7CCB513A" w14:textId="6067E148"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w:t>
                  </w:r>
                  <w:ins w:id="50" w:author="戸張 敬介" w:date="2026-10-05T08:00:00Z" w16du:dateUtc="2026-10-04T23:00:00Z">
                    <w:r>
                      <w:rPr>
                        <w:rFonts w:ascii="ＭＳ 明朝" w:eastAsia="ＭＳ 明朝" w:hAnsi="ＭＳ 明朝" w:cs="ＭＳ 明朝" w:hint="eastAsia"/>
                        <w:color w:val="000000" w:themeColor="text1"/>
                      </w:rPr>
                      <w:t>２</w:t>
                    </w:r>
                  </w:ins>
                  <w:del w:id="51" w:author="戸張 敬介" w:date="2026-10-05T08:00:00Z" w16du:dateUtc="2026-10-04T23:00:00Z">
                    <w:r w:rsidRPr="00FE2A00" w:rsidDel="00E54DC1">
                      <w:rPr>
                        <w:rFonts w:ascii="ＭＳ 明朝" w:eastAsia="ＭＳ 明朝" w:hAnsi="ＭＳ 明朝" w:cs="ＭＳ 明朝"/>
                        <w:color w:val="000000" w:themeColor="text1"/>
                      </w:rPr>
                      <w:delText>2</w:delText>
                    </w:r>
                  </w:del>
                  <w:r w:rsidRPr="00FE2A00">
                    <w:rPr>
                      <w:rFonts w:ascii="ＭＳ 明朝" w:eastAsia="ＭＳ 明朝" w:hAnsi="ＭＳ 明朝" w:cs="ＭＳ 明朝"/>
                      <w:color w:val="000000" w:themeColor="text1"/>
                    </w:rPr>
                    <w:t>回</w:t>
                  </w:r>
                </w:p>
              </w:tc>
              <w:tc>
                <w:tcPr>
                  <w:tcW w:w="2977" w:type="dxa"/>
                  <w:shd w:val="clear" w:color="auto" w:fill="FFFFFF"/>
                </w:tcPr>
                <w:p w14:paraId="7CCB513B" w14:textId="685FA0B4" w:rsidR="00E54DC1" w:rsidRPr="00FE2A00" w:rsidRDefault="00E54DC1" w:rsidP="00E54DC1">
                  <w:pPr>
                    <w:widowControl/>
                    <w:jc w:val="center"/>
                    <w:rPr>
                      <w:rFonts w:ascii="ＭＳ 明朝" w:eastAsia="ＭＳ 明朝" w:hAnsi="ＭＳ 明朝" w:cs="ＭＳ 明朝"/>
                      <w:color w:val="000000" w:themeColor="text1"/>
                    </w:rPr>
                  </w:pPr>
                  <w:del w:id="52" w:author="戸張 敬介" w:date="2026-10-14T13:46:00Z" w16du:dateUtc="2026-10-14T04:46:00Z">
                    <w:r w:rsidRPr="00FE2A00" w:rsidDel="00205277">
                      <w:rPr>
                        <w:rFonts w:ascii="ＭＳ 明朝" w:eastAsia="ＭＳ 明朝" w:hAnsi="ＭＳ 明朝" w:cs="ＭＳ 明朝" w:hint="eastAsia"/>
                        <w:color w:val="000000" w:themeColor="text1"/>
                      </w:rPr>
                      <w:delText>1,</w:delText>
                    </w:r>
                  </w:del>
                  <w:ins w:id="53" w:author="戸張 敬介" w:date="2026-10-14T13:46:00Z" w16du:dateUtc="2026-10-14T04:46:00Z">
                    <w:r w:rsidR="00205277">
                      <w:rPr>
                        <w:rFonts w:ascii="ＭＳ 明朝" w:eastAsia="ＭＳ 明朝" w:hAnsi="ＭＳ 明朝" w:cs="ＭＳ 明朝" w:hint="eastAsia"/>
                        <w:color w:val="000000" w:themeColor="text1"/>
                      </w:rPr>
                      <w:t>70</w:t>
                    </w:r>
                  </w:ins>
                  <w:del w:id="54" w:author="戸張 敬介" w:date="2026-10-05T08:00:00Z" w16du:dateUtc="2026-10-04T23:00:00Z">
                    <w:r w:rsidRPr="00FE2A00" w:rsidDel="00E54DC1">
                      <w:rPr>
                        <w:rFonts w:ascii="ＭＳ 明朝" w:eastAsia="ＭＳ 明朝" w:hAnsi="ＭＳ 明朝" w:cs="ＭＳ 明朝" w:hint="eastAsia"/>
                        <w:color w:val="000000" w:themeColor="text1"/>
                      </w:rPr>
                      <w:delText>0</w:delText>
                    </w:r>
                  </w:del>
                  <w:del w:id="55" w:author="戸張 敬介" w:date="2026-10-14T13:46:00Z" w16du:dateUtc="2026-10-14T04:46:00Z">
                    <w:r w:rsidRPr="00FE2A00" w:rsidDel="00205277">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w:t>
                  </w:r>
                  <w:r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3C" w14:textId="2D30C416"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56" w:author="戸張 敬介" w:date="2026-10-05T07:58:00Z" w16du:dateUtc="2026-10-04T22:58:00Z">
                    <w:r>
                      <w:rPr>
                        <w:rFonts w:ascii="ＭＳ 明朝" w:eastAsia="ＭＳ 明朝" w:hAnsi="ＭＳ 明朝" w:cs="ＭＳ 明朝" w:hint="eastAsia"/>
                        <w:color w:val="000000" w:themeColor="text1"/>
                      </w:rPr>
                      <w:t>6</w:t>
                    </w:r>
                  </w:ins>
                  <w:del w:id="57" w:author="戸張 敬介" w:date="2026-10-05T07:58:00Z" w16du:dateUtc="2026-10-04T22:58:00Z">
                    <w:r w:rsidRPr="00FE2A00" w:rsidDel="00E54DC1">
                      <w:rPr>
                        <w:rFonts w:ascii="ＭＳ 明朝" w:eastAsia="ＭＳ 明朝" w:hAnsi="ＭＳ 明朝" w:cs="ＭＳ 明朝" w:hint="eastAsia"/>
                        <w:color w:val="000000" w:themeColor="text1"/>
                      </w:rPr>
                      <w:delText>5</w:delText>
                    </w:r>
                  </w:del>
                  <w:r w:rsidRPr="00FE2A00">
                    <w:rPr>
                      <w:rFonts w:ascii="ＭＳ 明朝" w:eastAsia="ＭＳ 明朝" w:hAnsi="ＭＳ 明朝" w:cs="ＭＳ 明朝"/>
                      <w:color w:val="000000" w:themeColor="text1"/>
                    </w:rPr>
                    <w:t>年</w:t>
                  </w:r>
                  <w:r w:rsidRPr="00FE2A00">
                    <w:rPr>
                      <w:rFonts w:ascii="ＭＳ 明朝" w:eastAsia="ＭＳ 明朝" w:hAnsi="ＭＳ 明朝" w:cs="ＭＳ 明朝" w:hint="eastAsia"/>
                      <w:color w:val="000000" w:themeColor="text1"/>
                    </w:rPr>
                    <w:t>12</w:t>
                  </w:r>
                  <w:r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3D" w14:textId="5FB41CE3" w:rsidR="00E54DC1" w:rsidRPr="00FE2A00" w:rsidRDefault="00E54DC1" w:rsidP="00E54DC1">
                  <w:pPr>
                    <w:widowControl/>
                    <w:jc w:val="center"/>
                    <w:rPr>
                      <w:rFonts w:ascii="ＭＳ 明朝" w:eastAsia="ＭＳ 明朝" w:hAnsi="ＭＳ 明朝" w:cs="ＭＳ 明朝"/>
                      <w:color w:val="000000" w:themeColor="text1"/>
                    </w:rPr>
                  </w:pPr>
                  <w:ins w:id="58" w:author="戸張 敬介" w:date="2026-10-05T07:58:00Z" w16du:dateUtc="2026-10-04T22:58:00Z">
                    <w:r w:rsidRPr="00FE2A00">
                      <w:rPr>
                        <w:rFonts w:ascii="ＭＳ 明朝" w:eastAsia="ＭＳ 明朝" w:hAnsi="ＭＳ 明朝" w:cs="ＭＳ 明朝" w:hint="eastAsia"/>
                        <w:color w:val="000000" w:themeColor="text1"/>
                      </w:rPr>
                      <w:t>2</w:t>
                    </w:r>
                    <w:r>
                      <w:rPr>
                        <w:rFonts w:ascii="ＭＳ 明朝" w:eastAsia="ＭＳ 明朝" w:hAnsi="ＭＳ 明朝" w:cs="ＭＳ 明朝" w:hint="eastAsia"/>
                        <w:color w:val="000000" w:themeColor="text1"/>
                      </w:rPr>
                      <w:t>7</w:t>
                    </w:r>
                    <w:r w:rsidRPr="00FE2A00">
                      <w:rPr>
                        <w:rFonts w:ascii="ＭＳ 明朝" w:eastAsia="ＭＳ 明朝" w:hAnsi="ＭＳ 明朝" w:cs="ＭＳ 明朝"/>
                        <w:color w:val="000000" w:themeColor="text1"/>
                      </w:rPr>
                      <w:t>年</w:t>
                    </w:r>
                    <w:r>
                      <w:rPr>
                        <w:rFonts w:ascii="ＭＳ 明朝" w:eastAsia="ＭＳ 明朝" w:hAnsi="ＭＳ 明朝" w:cs="ＭＳ 明朝" w:hint="eastAsia"/>
                        <w:color w:val="000000" w:themeColor="text1"/>
                      </w:rPr>
                      <w:t>1</w:t>
                    </w:r>
                    <w:r w:rsidRPr="00FE2A00">
                      <w:rPr>
                        <w:rFonts w:ascii="ＭＳ 明朝" w:eastAsia="ＭＳ 明朝" w:hAnsi="ＭＳ 明朝" w:cs="ＭＳ 明朝"/>
                        <w:color w:val="000000" w:themeColor="text1"/>
                      </w:rPr>
                      <w:t>月末日</w:t>
                    </w:r>
                  </w:ins>
                  <w:del w:id="59" w:author="戸張 敬介" w:date="2026-10-05T07:58:00Z" w16du:dateUtc="2026-10-04T22:58:00Z">
                    <w:r w:rsidRPr="00FE2A00" w:rsidDel="00202804">
                      <w:rPr>
                        <w:rFonts w:ascii="ＭＳ 明朝" w:eastAsia="ＭＳ 明朝" w:hAnsi="ＭＳ 明朝" w:cs="ＭＳ 明朝" w:hint="eastAsia"/>
                        <w:color w:val="000000" w:themeColor="text1"/>
                      </w:rPr>
                      <w:delText>26</w:delText>
                    </w:r>
                    <w:r w:rsidRPr="00FE2A00" w:rsidDel="00202804">
                      <w:rPr>
                        <w:rFonts w:ascii="ＭＳ 明朝" w:eastAsia="ＭＳ 明朝" w:hAnsi="ＭＳ 明朝" w:cs="ＭＳ 明朝"/>
                        <w:color w:val="000000" w:themeColor="text1"/>
                      </w:rPr>
                      <w:delText>年</w:delText>
                    </w:r>
                    <w:r w:rsidRPr="00FE2A00" w:rsidDel="00202804">
                      <w:rPr>
                        <w:rFonts w:ascii="ＭＳ 明朝" w:eastAsia="ＭＳ 明朝" w:hAnsi="ＭＳ 明朝" w:cs="ＭＳ 明朝" w:hint="eastAsia"/>
                        <w:color w:val="000000" w:themeColor="text1"/>
                      </w:rPr>
                      <w:delText>1</w:delText>
                    </w:r>
                    <w:r w:rsidRPr="00FE2A00" w:rsidDel="00202804">
                      <w:rPr>
                        <w:rFonts w:ascii="ＭＳ 明朝" w:eastAsia="ＭＳ 明朝" w:hAnsi="ＭＳ 明朝" w:cs="ＭＳ 明朝"/>
                        <w:color w:val="000000" w:themeColor="text1"/>
                      </w:rPr>
                      <w:delText>月末日</w:delText>
                    </w:r>
                  </w:del>
                </w:p>
              </w:tc>
            </w:tr>
            <w:tr w:rsidR="00E54DC1" w:rsidRPr="00FE2A00" w14:paraId="7CCB5143" w14:textId="77777777">
              <w:trPr>
                <w:trHeight w:val="285"/>
                <w:jc w:val="center"/>
              </w:trPr>
              <w:tc>
                <w:tcPr>
                  <w:tcW w:w="942" w:type="dxa"/>
                  <w:shd w:val="clear" w:color="auto" w:fill="FFFFFF"/>
                  <w:vAlign w:val="center"/>
                </w:tcPr>
                <w:p w14:paraId="7CCB513F" w14:textId="77777777"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第３回</w:t>
                  </w:r>
                </w:p>
              </w:tc>
              <w:tc>
                <w:tcPr>
                  <w:tcW w:w="2977" w:type="dxa"/>
                  <w:shd w:val="clear" w:color="auto" w:fill="FFFFFF"/>
                </w:tcPr>
                <w:p w14:paraId="7CCB5140" w14:textId="1DFE6BBA" w:rsidR="00E54DC1" w:rsidRPr="00FE2A00" w:rsidRDefault="00E54DC1" w:rsidP="00E54DC1">
                  <w:pPr>
                    <w:widowControl/>
                    <w:jc w:val="center"/>
                    <w:rPr>
                      <w:rFonts w:ascii="ＭＳ 明朝" w:eastAsia="ＭＳ 明朝" w:hAnsi="ＭＳ 明朝" w:cs="ＭＳ 明朝"/>
                      <w:color w:val="000000" w:themeColor="text1"/>
                    </w:rPr>
                  </w:pPr>
                  <w:del w:id="60" w:author="戸張 敬介" w:date="2026-10-14T13:47:00Z" w16du:dateUtc="2026-10-14T04:47:00Z">
                    <w:r w:rsidRPr="00FE2A00" w:rsidDel="00205277">
                      <w:rPr>
                        <w:rFonts w:ascii="ＭＳ 明朝" w:eastAsia="ＭＳ 明朝" w:hAnsi="ＭＳ 明朝" w:cs="ＭＳ 明朝" w:hint="eastAsia"/>
                        <w:color w:val="000000" w:themeColor="text1"/>
                      </w:rPr>
                      <w:delText>1,</w:delText>
                    </w:r>
                  </w:del>
                  <w:ins w:id="61" w:author="戸張 敬介" w:date="2026-10-14T13:47:00Z" w16du:dateUtc="2026-10-14T04:47:00Z">
                    <w:r w:rsidR="00205277">
                      <w:rPr>
                        <w:rFonts w:ascii="ＭＳ 明朝" w:eastAsia="ＭＳ 明朝" w:hAnsi="ＭＳ 明朝" w:cs="ＭＳ 明朝" w:hint="eastAsia"/>
                        <w:color w:val="000000" w:themeColor="text1"/>
                      </w:rPr>
                      <w:t>70</w:t>
                    </w:r>
                  </w:ins>
                  <w:del w:id="62" w:author="戸張 敬介" w:date="2026-10-05T08:00:00Z" w16du:dateUtc="2026-10-04T23:00:00Z">
                    <w:r w:rsidRPr="00FE2A00" w:rsidDel="00E54DC1">
                      <w:rPr>
                        <w:rFonts w:ascii="ＭＳ 明朝" w:eastAsia="ＭＳ 明朝" w:hAnsi="ＭＳ 明朝" w:cs="ＭＳ 明朝" w:hint="eastAsia"/>
                        <w:color w:val="000000" w:themeColor="text1"/>
                      </w:rPr>
                      <w:delText>0</w:delText>
                    </w:r>
                  </w:del>
                  <w:del w:id="63" w:author="戸張 敬介" w:date="2026-10-14T13:47:00Z" w16du:dateUtc="2026-10-14T04:47:00Z">
                    <w:r w:rsidRPr="00FE2A00" w:rsidDel="00205277">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w:t>
                  </w:r>
                  <w:r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41" w14:textId="2BAD6270"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64" w:author="戸張 敬介" w:date="2026-10-05T07:58:00Z" w16du:dateUtc="2026-10-04T22:58:00Z">
                    <w:r>
                      <w:rPr>
                        <w:rFonts w:ascii="ＭＳ 明朝" w:eastAsia="ＭＳ 明朝" w:hAnsi="ＭＳ 明朝" w:cs="ＭＳ 明朝" w:hint="eastAsia"/>
                        <w:color w:val="000000" w:themeColor="text1"/>
                      </w:rPr>
                      <w:t>7</w:t>
                    </w:r>
                  </w:ins>
                  <w:del w:id="65" w:author="戸張 敬介" w:date="2026-10-05T07:58:00Z" w16du:dateUtc="2026-10-04T22:58:00Z">
                    <w:r w:rsidRPr="00FE2A00" w:rsidDel="00E54DC1">
                      <w:rPr>
                        <w:rFonts w:ascii="ＭＳ 明朝" w:eastAsia="ＭＳ 明朝" w:hAnsi="ＭＳ 明朝" w:cs="ＭＳ 明朝" w:hint="eastAsia"/>
                        <w:color w:val="000000" w:themeColor="text1"/>
                      </w:rPr>
                      <w:delText>6</w:delText>
                    </w:r>
                  </w:del>
                  <w:r w:rsidRPr="00FE2A00">
                    <w:rPr>
                      <w:rFonts w:ascii="ＭＳ 明朝" w:eastAsia="ＭＳ 明朝" w:hAnsi="ＭＳ 明朝" w:cs="ＭＳ 明朝"/>
                      <w:color w:val="000000" w:themeColor="text1"/>
                    </w:rPr>
                    <w:t>年</w:t>
                  </w:r>
                  <w:ins w:id="66" w:author="戸張 敬介" w:date="2026-10-05T07:58:00Z" w16du:dateUtc="2026-10-04T22:58:00Z">
                    <w:r>
                      <w:rPr>
                        <w:rFonts w:ascii="ＭＳ 明朝" w:eastAsia="ＭＳ 明朝" w:hAnsi="ＭＳ 明朝" w:cs="ＭＳ 明朝" w:hint="eastAsia"/>
                        <w:color w:val="000000" w:themeColor="text1"/>
                      </w:rPr>
                      <w:t>1</w:t>
                    </w:r>
                  </w:ins>
                  <w:del w:id="67" w:author="戸張 敬介" w:date="2026-10-05T07:58:00Z" w16du:dateUtc="2026-10-04T22:58:00Z">
                    <w:r w:rsidRPr="00FE2A00" w:rsidDel="00E54DC1">
                      <w:rPr>
                        <w:rFonts w:ascii="ＭＳ 明朝" w:eastAsia="ＭＳ 明朝" w:hAnsi="ＭＳ 明朝" w:cs="ＭＳ 明朝" w:hint="eastAsia"/>
                        <w:color w:val="000000" w:themeColor="text1"/>
                      </w:rPr>
                      <w:delText>3</w:delText>
                    </w:r>
                  </w:del>
                  <w:r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42" w14:textId="69BCCE17" w:rsidR="00E54DC1" w:rsidRPr="00FE2A00" w:rsidRDefault="00E54DC1" w:rsidP="00E54DC1">
                  <w:pPr>
                    <w:widowControl/>
                    <w:jc w:val="center"/>
                    <w:rPr>
                      <w:rFonts w:ascii="ＭＳ 明朝" w:eastAsia="ＭＳ 明朝" w:hAnsi="ＭＳ 明朝" w:cs="ＭＳ 明朝"/>
                      <w:color w:val="000000" w:themeColor="text1"/>
                    </w:rPr>
                  </w:pPr>
                  <w:ins w:id="68" w:author="戸張 敬介" w:date="2026-10-05T07:58:00Z" w16du:dateUtc="2026-10-04T22:58:00Z">
                    <w:r w:rsidRPr="00FE2A00">
                      <w:rPr>
                        <w:rFonts w:ascii="ＭＳ 明朝" w:eastAsia="ＭＳ 明朝" w:hAnsi="ＭＳ 明朝" w:cs="ＭＳ 明朝" w:hint="eastAsia"/>
                        <w:color w:val="000000" w:themeColor="text1"/>
                      </w:rPr>
                      <w:t>2</w:t>
                    </w:r>
                    <w:r>
                      <w:rPr>
                        <w:rFonts w:ascii="ＭＳ 明朝" w:eastAsia="ＭＳ 明朝" w:hAnsi="ＭＳ 明朝" w:cs="ＭＳ 明朝" w:hint="eastAsia"/>
                        <w:color w:val="000000" w:themeColor="text1"/>
                      </w:rPr>
                      <w:t>7</w:t>
                    </w:r>
                    <w:r w:rsidRPr="00FE2A00">
                      <w:rPr>
                        <w:rFonts w:ascii="ＭＳ 明朝" w:eastAsia="ＭＳ 明朝" w:hAnsi="ＭＳ 明朝" w:cs="ＭＳ 明朝"/>
                        <w:color w:val="000000" w:themeColor="text1"/>
                      </w:rPr>
                      <w:t>年</w:t>
                    </w:r>
                    <w:r>
                      <w:rPr>
                        <w:rFonts w:ascii="ＭＳ 明朝" w:eastAsia="ＭＳ 明朝" w:hAnsi="ＭＳ 明朝" w:cs="ＭＳ 明朝" w:hint="eastAsia"/>
                        <w:color w:val="000000" w:themeColor="text1"/>
                      </w:rPr>
                      <w:t>2</w:t>
                    </w:r>
                    <w:r w:rsidRPr="00FE2A00">
                      <w:rPr>
                        <w:rFonts w:ascii="ＭＳ 明朝" w:eastAsia="ＭＳ 明朝" w:hAnsi="ＭＳ 明朝" w:cs="ＭＳ 明朝"/>
                        <w:color w:val="000000" w:themeColor="text1"/>
                      </w:rPr>
                      <w:t>月末日</w:t>
                    </w:r>
                  </w:ins>
                  <w:del w:id="69" w:author="戸張 敬介" w:date="2026-10-05T07:58:00Z" w16du:dateUtc="2026-10-04T22:58:00Z">
                    <w:r w:rsidRPr="00FE2A00" w:rsidDel="00202804">
                      <w:rPr>
                        <w:rFonts w:ascii="ＭＳ 明朝" w:eastAsia="ＭＳ 明朝" w:hAnsi="ＭＳ 明朝" w:cs="ＭＳ 明朝" w:hint="eastAsia"/>
                        <w:color w:val="000000" w:themeColor="text1"/>
                      </w:rPr>
                      <w:delText>26</w:delText>
                    </w:r>
                    <w:r w:rsidRPr="00FE2A00" w:rsidDel="00202804">
                      <w:rPr>
                        <w:rFonts w:ascii="ＭＳ 明朝" w:eastAsia="ＭＳ 明朝" w:hAnsi="ＭＳ 明朝" w:cs="ＭＳ 明朝"/>
                        <w:color w:val="000000" w:themeColor="text1"/>
                      </w:rPr>
                      <w:delText>年</w:delText>
                    </w:r>
                    <w:r w:rsidRPr="00FE2A00" w:rsidDel="00202804">
                      <w:rPr>
                        <w:rFonts w:ascii="ＭＳ 明朝" w:eastAsia="ＭＳ 明朝" w:hAnsi="ＭＳ 明朝" w:cs="ＭＳ 明朝" w:hint="eastAsia"/>
                        <w:color w:val="000000" w:themeColor="text1"/>
                      </w:rPr>
                      <w:delText>4</w:delText>
                    </w:r>
                    <w:r w:rsidRPr="00FE2A00" w:rsidDel="00202804">
                      <w:rPr>
                        <w:rFonts w:ascii="ＭＳ 明朝" w:eastAsia="ＭＳ 明朝" w:hAnsi="ＭＳ 明朝" w:cs="ＭＳ 明朝"/>
                        <w:color w:val="000000" w:themeColor="text1"/>
                      </w:rPr>
                      <w:delText>月末日</w:delText>
                    </w:r>
                  </w:del>
                </w:p>
              </w:tc>
            </w:tr>
            <w:tr w:rsidR="00E54DC1" w:rsidRPr="00FE2A00" w14:paraId="7CCB5148" w14:textId="77777777">
              <w:trPr>
                <w:trHeight w:val="285"/>
                <w:jc w:val="center"/>
              </w:trPr>
              <w:tc>
                <w:tcPr>
                  <w:tcW w:w="942" w:type="dxa"/>
                  <w:shd w:val="clear" w:color="auto" w:fill="FFFFFF"/>
                  <w:vAlign w:val="center"/>
                </w:tcPr>
                <w:p w14:paraId="7CCB5144" w14:textId="77777777"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第４回</w:t>
                  </w:r>
                </w:p>
              </w:tc>
              <w:tc>
                <w:tcPr>
                  <w:tcW w:w="2977" w:type="dxa"/>
                  <w:shd w:val="clear" w:color="auto" w:fill="FFFFFF"/>
                </w:tcPr>
                <w:p w14:paraId="7CCB5145" w14:textId="16AC9E75" w:rsidR="00E54DC1" w:rsidRPr="00FE2A00" w:rsidRDefault="00E54DC1" w:rsidP="00E54DC1">
                  <w:pPr>
                    <w:widowControl/>
                    <w:jc w:val="center"/>
                    <w:rPr>
                      <w:rFonts w:ascii="ＭＳ 明朝" w:eastAsia="ＭＳ 明朝" w:hAnsi="ＭＳ 明朝" w:cs="ＭＳ 明朝"/>
                      <w:color w:val="000000" w:themeColor="text1"/>
                    </w:rPr>
                  </w:pPr>
                  <w:del w:id="70" w:author="戸張 敬介" w:date="2026-10-14T13:47:00Z" w16du:dateUtc="2026-10-14T04:47:00Z">
                    <w:r w:rsidRPr="00FE2A00" w:rsidDel="00205277">
                      <w:rPr>
                        <w:rFonts w:ascii="ＭＳ 明朝" w:eastAsia="ＭＳ 明朝" w:hAnsi="ＭＳ 明朝" w:cs="ＭＳ 明朝" w:hint="eastAsia"/>
                        <w:color w:val="000000" w:themeColor="text1"/>
                      </w:rPr>
                      <w:delText>1,</w:delText>
                    </w:r>
                  </w:del>
                  <w:ins w:id="71" w:author="戸張 敬介" w:date="2026-10-14T13:47:00Z" w16du:dateUtc="2026-10-14T04:47:00Z">
                    <w:r w:rsidR="00205277">
                      <w:rPr>
                        <w:rFonts w:ascii="ＭＳ 明朝" w:eastAsia="ＭＳ 明朝" w:hAnsi="ＭＳ 明朝" w:cs="ＭＳ 明朝" w:hint="eastAsia"/>
                        <w:color w:val="000000" w:themeColor="text1"/>
                      </w:rPr>
                      <w:t>7</w:t>
                    </w:r>
                  </w:ins>
                  <w:del w:id="72" w:author="戸張 敬介" w:date="2026-10-05T08:00:00Z" w16du:dateUtc="2026-10-04T23:00:00Z">
                    <w:r w:rsidRPr="00FE2A00" w:rsidDel="00E54DC1">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00,000</w:t>
                  </w:r>
                  <w:r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46" w14:textId="3D5FF3B8"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73" w:author="戸張 敬介" w:date="2026-10-05T07:58:00Z" w16du:dateUtc="2026-10-04T22:58:00Z">
                    <w:r>
                      <w:rPr>
                        <w:rFonts w:ascii="ＭＳ 明朝" w:eastAsia="ＭＳ 明朝" w:hAnsi="ＭＳ 明朝" w:cs="ＭＳ 明朝" w:hint="eastAsia"/>
                        <w:color w:val="000000" w:themeColor="text1"/>
                      </w:rPr>
                      <w:t>7</w:t>
                    </w:r>
                  </w:ins>
                  <w:del w:id="74" w:author="戸張 敬介" w:date="2026-10-05T07:58:00Z" w16du:dateUtc="2026-10-04T22:58:00Z">
                    <w:r w:rsidRPr="00FE2A00" w:rsidDel="00E54DC1">
                      <w:rPr>
                        <w:rFonts w:ascii="ＭＳ 明朝" w:eastAsia="ＭＳ 明朝" w:hAnsi="ＭＳ 明朝" w:cs="ＭＳ 明朝" w:hint="eastAsia"/>
                        <w:color w:val="000000" w:themeColor="text1"/>
                      </w:rPr>
                      <w:delText>6</w:delText>
                    </w:r>
                  </w:del>
                  <w:r w:rsidRPr="00FE2A00">
                    <w:rPr>
                      <w:rFonts w:ascii="ＭＳ 明朝" w:eastAsia="ＭＳ 明朝" w:hAnsi="ＭＳ 明朝" w:cs="ＭＳ 明朝"/>
                      <w:color w:val="000000" w:themeColor="text1"/>
                    </w:rPr>
                    <w:t>年</w:t>
                  </w:r>
                  <w:ins w:id="75" w:author="戸張 敬介" w:date="2026-10-05T07:58:00Z" w16du:dateUtc="2026-10-04T22:58:00Z">
                    <w:r>
                      <w:rPr>
                        <w:rFonts w:ascii="ＭＳ 明朝" w:eastAsia="ＭＳ 明朝" w:hAnsi="ＭＳ 明朝" w:cs="ＭＳ 明朝" w:hint="eastAsia"/>
                        <w:color w:val="000000" w:themeColor="text1"/>
                      </w:rPr>
                      <w:t>2</w:t>
                    </w:r>
                  </w:ins>
                  <w:del w:id="76" w:author="戸張 敬介" w:date="2026-10-05T07:58:00Z" w16du:dateUtc="2026-10-04T22:58:00Z">
                    <w:r w:rsidRPr="00FE2A00" w:rsidDel="00E54DC1">
                      <w:rPr>
                        <w:rFonts w:ascii="ＭＳ 明朝" w:eastAsia="ＭＳ 明朝" w:hAnsi="ＭＳ 明朝" w:cs="ＭＳ 明朝" w:hint="eastAsia"/>
                        <w:color w:val="000000" w:themeColor="text1"/>
                      </w:rPr>
                      <w:delText>4</w:delText>
                    </w:r>
                  </w:del>
                  <w:r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47" w14:textId="3D55EF18" w:rsidR="00E54DC1" w:rsidRPr="00FE2A00" w:rsidRDefault="00E54DC1" w:rsidP="00E54DC1">
                  <w:pPr>
                    <w:widowControl/>
                    <w:jc w:val="center"/>
                    <w:rPr>
                      <w:rFonts w:ascii="ＭＳ 明朝" w:eastAsia="ＭＳ 明朝" w:hAnsi="ＭＳ 明朝" w:cs="ＭＳ 明朝"/>
                      <w:color w:val="000000" w:themeColor="text1"/>
                    </w:rPr>
                  </w:pPr>
                  <w:ins w:id="77" w:author="戸張 敬介" w:date="2026-10-05T07:58:00Z" w16du:dateUtc="2026-10-04T22:58:00Z">
                    <w:r w:rsidRPr="00FE2A00">
                      <w:rPr>
                        <w:rFonts w:ascii="ＭＳ 明朝" w:eastAsia="ＭＳ 明朝" w:hAnsi="ＭＳ 明朝" w:cs="ＭＳ 明朝" w:hint="eastAsia"/>
                        <w:color w:val="000000" w:themeColor="text1"/>
                      </w:rPr>
                      <w:t>2</w:t>
                    </w:r>
                    <w:r>
                      <w:rPr>
                        <w:rFonts w:ascii="ＭＳ 明朝" w:eastAsia="ＭＳ 明朝" w:hAnsi="ＭＳ 明朝" w:cs="ＭＳ 明朝" w:hint="eastAsia"/>
                        <w:color w:val="000000" w:themeColor="text1"/>
                      </w:rPr>
                      <w:t>7</w:t>
                    </w:r>
                    <w:r w:rsidRPr="00FE2A00">
                      <w:rPr>
                        <w:rFonts w:ascii="ＭＳ 明朝" w:eastAsia="ＭＳ 明朝" w:hAnsi="ＭＳ 明朝" w:cs="ＭＳ 明朝"/>
                        <w:color w:val="000000" w:themeColor="text1"/>
                      </w:rPr>
                      <w:t>年</w:t>
                    </w:r>
                    <w:r>
                      <w:rPr>
                        <w:rFonts w:ascii="ＭＳ 明朝" w:eastAsia="ＭＳ 明朝" w:hAnsi="ＭＳ 明朝" w:cs="ＭＳ 明朝" w:hint="eastAsia"/>
                        <w:color w:val="000000" w:themeColor="text1"/>
                      </w:rPr>
                      <w:t>3</w:t>
                    </w:r>
                    <w:r w:rsidRPr="00FE2A00">
                      <w:rPr>
                        <w:rFonts w:ascii="ＭＳ 明朝" w:eastAsia="ＭＳ 明朝" w:hAnsi="ＭＳ 明朝" w:cs="ＭＳ 明朝"/>
                        <w:color w:val="000000" w:themeColor="text1"/>
                      </w:rPr>
                      <w:t>月末日</w:t>
                    </w:r>
                  </w:ins>
                  <w:del w:id="78" w:author="戸張 敬介" w:date="2026-10-05T07:58:00Z" w16du:dateUtc="2026-10-04T22:58:00Z">
                    <w:r w:rsidRPr="00FE2A00" w:rsidDel="00202804">
                      <w:rPr>
                        <w:rFonts w:ascii="ＭＳ 明朝" w:eastAsia="ＭＳ 明朝" w:hAnsi="ＭＳ 明朝" w:cs="ＭＳ 明朝" w:hint="eastAsia"/>
                        <w:color w:val="000000" w:themeColor="text1"/>
                      </w:rPr>
                      <w:delText>26</w:delText>
                    </w:r>
                    <w:r w:rsidRPr="00FE2A00" w:rsidDel="00202804">
                      <w:rPr>
                        <w:rFonts w:ascii="ＭＳ 明朝" w:eastAsia="ＭＳ 明朝" w:hAnsi="ＭＳ 明朝" w:cs="ＭＳ 明朝"/>
                        <w:color w:val="000000" w:themeColor="text1"/>
                      </w:rPr>
                      <w:delText>年</w:delText>
                    </w:r>
                    <w:r w:rsidRPr="00FE2A00" w:rsidDel="00202804">
                      <w:rPr>
                        <w:rFonts w:ascii="ＭＳ 明朝" w:eastAsia="ＭＳ 明朝" w:hAnsi="ＭＳ 明朝" w:cs="ＭＳ 明朝" w:hint="eastAsia"/>
                        <w:color w:val="000000" w:themeColor="text1"/>
                      </w:rPr>
                      <w:delText>5</w:delText>
                    </w:r>
                    <w:r w:rsidRPr="00FE2A00" w:rsidDel="00202804">
                      <w:rPr>
                        <w:rFonts w:ascii="ＭＳ 明朝" w:eastAsia="ＭＳ 明朝" w:hAnsi="ＭＳ 明朝" w:cs="ＭＳ 明朝"/>
                        <w:color w:val="000000" w:themeColor="text1"/>
                      </w:rPr>
                      <w:delText>月末日</w:delText>
                    </w:r>
                  </w:del>
                </w:p>
              </w:tc>
            </w:tr>
            <w:tr w:rsidR="00E54DC1" w:rsidRPr="00FE2A00" w14:paraId="7CCB514D" w14:textId="77777777">
              <w:trPr>
                <w:trHeight w:val="285"/>
                <w:jc w:val="center"/>
              </w:trPr>
              <w:tc>
                <w:tcPr>
                  <w:tcW w:w="942" w:type="dxa"/>
                  <w:shd w:val="clear" w:color="auto" w:fill="FFFFFF"/>
                  <w:vAlign w:val="center"/>
                </w:tcPr>
                <w:p w14:paraId="7CCB5149" w14:textId="77777777"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第５回</w:t>
                  </w:r>
                </w:p>
              </w:tc>
              <w:tc>
                <w:tcPr>
                  <w:tcW w:w="2977" w:type="dxa"/>
                  <w:shd w:val="clear" w:color="auto" w:fill="FFFFFF"/>
                </w:tcPr>
                <w:p w14:paraId="7CCB514A" w14:textId="48DF2390" w:rsidR="00E54DC1" w:rsidRPr="00FE2A00" w:rsidRDefault="00E54DC1" w:rsidP="00E54DC1">
                  <w:pPr>
                    <w:widowControl/>
                    <w:jc w:val="center"/>
                    <w:rPr>
                      <w:rFonts w:ascii="ＭＳ 明朝" w:eastAsia="ＭＳ 明朝" w:hAnsi="ＭＳ 明朝" w:cs="ＭＳ 明朝"/>
                      <w:color w:val="000000" w:themeColor="text1"/>
                    </w:rPr>
                  </w:pPr>
                  <w:del w:id="79" w:author="戸張 敬介" w:date="2026-10-14T13:47:00Z" w16du:dateUtc="2026-10-14T04:47:00Z">
                    <w:r w:rsidRPr="00FE2A00" w:rsidDel="00205277">
                      <w:rPr>
                        <w:rFonts w:ascii="ＭＳ 明朝" w:eastAsia="ＭＳ 明朝" w:hAnsi="ＭＳ 明朝" w:cs="ＭＳ 明朝" w:hint="eastAsia"/>
                        <w:color w:val="000000" w:themeColor="text1"/>
                      </w:rPr>
                      <w:delText>1,</w:delText>
                    </w:r>
                  </w:del>
                  <w:ins w:id="80" w:author="戸張 敬介" w:date="2026-10-14T13:47:00Z" w16du:dateUtc="2026-10-14T04:47:00Z">
                    <w:r w:rsidR="00205277">
                      <w:rPr>
                        <w:rFonts w:ascii="ＭＳ 明朝" w:eastAsia="ＭＳ 明朝" w:hAnsi="ＭＳ 明朝" w:cs="ＭＳ 明朝" w:hint="eastAsia"/>
                        <w:color w:val="000000" w:themeColor="text1"/>
                      </w:rPr>
                      <w:t>6</w:t>
                    </w:r>
                  </w:ins>
                  <w:del w:id="81" w:author="戸張 敬介" w:date="2026-10-05T08:00:00Z" w16du:dateUtc="2026-10-04T23:00:00Z">
                    <w:r w:rsidRPr="00FE2A00" w:rsidDel="00E54DC1">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00,000</w:t>
                  </w:r>
                  <w:r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4B" w14:textId="50A033AB" w:rsidR="00E54DC1" w:rsidRPr="00FE2A00" w:rsidRDefault="00E54DC1" w:rsidP="00E54DC1">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82" w:author="戸張 敬介" w:date="2026-10-05T07:58:00Z" w16du:dateUtc="2026-10-04T22:58:00Z">
                    <w:r>
                      <w:rPr>
                        <w:rFonts w:ascii="ＭＳ 明朝" w:eastAsia="ＭＳ 明朝" w:hAnsi="ＭＳ 明朝" w:cs="ＭＳ 明朝" w:hint="eastAsia"/>
                        <w:color w:val="000000" w:themeColor="text1"/>
                      </w:rPr>
                      <w:t>7</w:t>
                    </w:r>
                  </w:ins>
                  <w:del w:id="83" w:author="戸張 敬介" w:date="2026-10-05T07:58:00Z" w16du:dateUtc="2026-10-04T22:58:00Z">
                    <w:r w:rsidRPr="00FE2A00" w:rsidDel="00E54DC1">
                      <w:rPr>
                        <w:rFonts w:ascii="ＭＳ 明朝" w:eastAsia="ＭＳ 明朝" w:hAnsi="ＭＳ 明朝" w:cs="ＭＳ 明朝" w:hint="eastAsia"/>
                        <w:color w:val="000000" w:themeColor="text1"/>
                      </w:rPr>
                      <w:delText>6</w:delText>
                    </w:r>
                  </w:del>
                  <w:r w:rsidRPr="00FE2A00">
                    <w:rPr>
                      <w:rFonts w:ascii="ＭＳ 明朝" w:eastAsia="ＭＳ 明朝" w:hAnsi="ＭＳ 明朝" w:cs="ＭＳ 明朝"/>
                      <w:color w:val="000000" w:themeColor="text1"/>
                    </w:rPr>
                    <w:t>年</w:t>
                  </w:r>
                  <w:ins w:id="84" w:author="戸張 敬介" w:date="2026-10-05T07:58:00Z" w16du:dateUtc="2026-10-04T22:58:00Z">
                    <w:r>
                      <w:rPr>
                        <w:rFonts w:ascii="ＭＳ 明朝" w:eastAsia="ＭＳ 明朝" w:hAnsi="ＭＳ 明朝" w:cs="ＭＳ 明朝" w:hint="eastAsia"/>
                        <w:color w:val="000000" w:themeColor="text1"/>
                      </w:rPr>
                      <w:t>3</w:t>
                    </w:r>
                  </w:ins>
                  <w:del w:id="85" w:author="戸張 敬介" w:date="2026-10-05T07:58:00Z" w16du:dateUtc="2026-10-04T22:58:00Z">
                    <w:r w:rsidRPr="00FE2A00" w:rsidDel="00E54DC1">
                      <w:rPr>
                        <w:rFonts w:ascii="ＭＳ 明朝" w:eastAsia="ＭＳ 明朝" w:hAnsi="ＭＳ 明朝" w:cs="ＭＳ 明朝" w:hint="eastAsia"/>
                        <w:color w:val="000000" w:themeColor="text1"/>
                      </w:rPr>
                      <w:delText>5</w:delText>
                    </w:r>
                  </w:del>
                  <w:r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4C" w14:textId="427AFDEF" w:rsidR="00E54DC1" w:rsidRPr="00FE2A00" w:rsidRDefault="00E54DC1" w:rsidP="00E54DC1">
                  <w:pPr>
                    <w:widowControl/>
                    <w:jc w:val="center"/>
                    <w:rPr>
                      <w:rFonts w:ascii="ＭＳ 明朝" w:eastAsia="ＭＳ 明朝" w:hAnsi="ＭＳ 明朝" w:cs="ＭＳ 明朝"/>
                      <w:color w:val="000000" w:themeColor="text1"/>
                    </w:rPr>
                  </w:pPr>
                  <w:ins w:id="86" w:author="戸張 敬介" w:date="2026-10-05T07:58:00Z" w16du:dateUtc="2026-10-04T22:58:00Z">
                    <w:r w:rsidRPr="00FE2A00">
                      <w:rPr>
                        <w:rFonts w:ascii="ＭＳ 明朝" w:eastAsia="ＭＳ 明朝" w:hAnsi="ＭＳ 明朝" w:cs="ＭＳ 明朝" w:hint="eastAsia"/>
                        <w:color w:val="000000" w:themeColor="text1"/>
                      </w:rPr>
                      <w:t>2</w:t>
                    </w:r>
                    <w:r>
                      <w:rPr>
                        <w:rFonts w:ascii="ＭＳ 明朝" w:eastAsia="ＭＳ 明朝" w:hAnsi="ＭＳ 明朝" w:cs="ＭＳ 明朝" w:hint="eastAsia"/>
                        <w:color w:val="000000" w:themeColor="text1"/>
                      </w:rPr>
                      <w:t>7</w:t>
                    </w:r>
                    <w:r w:rsidRPr="00FE2A00">
                      <w:rPr>
                        <w:rFonts w:ascii="ＭＳ 明朝" w:eastAsia="ＭＳ 明朝" w:hAnsi="ＭＳ 明朝" w:cs="ＭＳ 明朝"/>
                        <w:color w:val="000000" w:themeColor="text1"/>
                      </w:rPr>
                      <w:t>年</w:t>
                    </w:r>
                    <w:r>
                      <w:rPr>
                        <w:rFonts w:ascii="ＭＳ 明朝" w:eastAsia="ＭＳ 明朝" w:hAnsi="ＭＳ 明朝" w:cs="ＭＳ 明朝" w:hint="eastAsia"/>
                        <w:color w:val="000000" w:themeColor="text1"/>
                      </w:rPr>
                      <w:t>4</w:t>
                    </w:r>
                    <w:r w:rsidRPr="00FE2A00">
                      <w:rPr>
                        <w:rFonts w:ascii="ＭＳ 明朝" w:eastAsia="ＭＳ 明朝" w:hAnsi="ＭＳ 明朝" w:cs="ＭＳ 明朝"/>
                        <w:color w:val="000000" w:themeColor="text1"/>
                      </w:rPr>
                      <w:t>月末日</w:t>
                    </w:r>
                  </w:ins>
                  <w:del w:id="87" w:author="戸張 敬介" w:date="2026-10-05T07:58:00Z" w16du:dateUtc="2026-10-04T22:58:00Z">
                    <w:r w:rsidRPr="00FE2A00" w:rsidDel="00202804">
                      <w:rPr>
                        <w:rFonts w:ascii="ＭＳ 明朝" w:eastAsia="ＭＳ 明朝" w:hAnsi="ＭＳ 明朝" w:cs="ＭＳ 明朝" w:hint="eastAsia"/>
                        <w:color w:val="000000" w:themeColor="text1"/>
                      </w:rPr>
                      <w:delText>26</w:delText>
                    </w:r>
                    <w:r w:rsidRPr="00FE2A00" w:rsidDel="00202804">
                      <w:rPr>
                        <w:rFonts w:ascii="ＭＳ 明朝" w:eastAsia="ＭＳ 明朝" w:hAnsi="ＭＳ 明朝" w:cs="ＭＳ 明朝"/>
                        <w:color w:val="000000" w:themeColor="text1"/>
                      </w:rPr>
                      <w:delText>年</w:delText>
                    </w:r>
                    <w:r w:rsidRPr="00FE2A00" w:rsidDel="00202804">
                      <w:rPr>
                        <w:rFonts w:ascii="ＭＳ 明朝" w:eastAsia="ＭＳ 明朝" w:hAnsi="ＭＳ 明朝" w:cs="ＭＳ 明朝" w:hint="eastAsia"/>
                        <w:color w:val="000000" w:themeColor="text1"/>
                      </w:rPr>
                      <w:delText>6</w:delText>
                    </w:r>
                    <w:r w:rsidRPr="00FE2A00" w:rsidDel="00202804">
                      <w:rPr>
                        <w:rFonts w:ascii="ＭＳ 明朝" w:eastAsia="ＭＳ 明朝" w:hAnsi="ＭＳ 明朝" w:cs="ＭＳ 明朝"/>
                        <w:color w:val="000000" w:themeColor="text1"/>
                      </w:rPr>
                      <w:delText>月末日</w:delText>
                    </w:r>
                  </w:del>
                </w:p>
              </w:tc>
            </w:tr>
            <w:tr w:rsidR="00FE2A00" w:rsidRPr="00FE2A00" w14:paraId="7CCB5152" w14:textId="77777777">
              <w:trPr>
                <w:trHeight w:val="285"/>
                <w:jc w:val="center"/>
              </w:trPr>
              <w:tc>
                <w:tcPr>
                  <w:tcW w:w="942" w:type="dxa"/>
                  <w:shd w:val="clear" w:color="auto" w:fill="FFFFFF"/>
                  <w:vAlign w:val="center"/>
                </w:tcPr>
                <w:p w14:paraId="7CCB514E" w14:textId="77777777" w:rsidR="00EF3AB2" w:rsidRPr="00FE2A00" w:rsidRDefault="006D59AE">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第６回</w:t>
                  </w:r>
                </w:p>
              </w:tc>
              <w:tc>
                <w:tcPr>
                  <w:tcW w:w="2977" w:type="dxa"/>
                  <w:shd w:val="clear" w:color="auto" w:fill="FFFFFF"/>
                </w:tcPr>
                <w:p w14:paraId="7CCB514F" w14:textId="390E8EEB" w:rsidR="00EF3AB2" w:rsidRPr="00FE2A00" w:rsidRDefault="00BB7D2F">
                  <w:pPr>
                    <w:widowControl/>
                    <w:jc w:val="center"/>
                    <w:rPr>
                      <w:rFonts w:ascii="ＭＳ 明朝" w:eastAsia="ＭＳ 明朝" w:hAnsi="ＭＳ 明朝" w:cs="ＭＳ 明朝"/>
                      <w:color w:val="000000" w:themeColor="text1"/>
                    </w:rPr>
                  </w:pPr>
                  <w:del w:id="88" w:author="戸張 敬介" w:date="2026-10-14T13:47:00Z" w16du:dateUtc="2026-10-14T04:47:00Z">
                    <w:r w:rsidRPr="00FE2A00" w:rsidDel="00205277">
                      <w:rPr>
                        <w:rFonts w:ascii="ＭＳ 明朝" w:eastAsia="ＭＳ 明朝" w:hAnsi="ＭＳ 明朝" w:cs="ＭＳ 明朝" w:hint="eastAsia"/>
                        <w:color w:val="000000" w:themeColor="text1"/>
                      </w:rPr>
                      <w:delText>1,</w:delText>
                    </w:r>
                  </w:del>
                  <w:ins w:id="89" w:author="戸張 敬介" w:date="2026-10-14T13:47:00Z" w16du:dateUtc="2026-10-14T04:47:00Z">
                    <w:r w:rsidR="00205277">
                      <w:rPr>
                        <w:rFonts w:ascii="ＭＳ 明朝" w:eastAsia="ＭＳ 明朝" w:hAnsi="ＭＳ 明朝" w:cs="ＭＳ 明朝" w:hint="eastAsia"/>
                        <w:color w:val="000000" w:themeColor="text1"/>
                      </w:rPr>
                      <w:t>6</w:t>
                    </w:r>
                  </w:ins>
                  <w:del w:id="90" w:author="戸張 敬介" w:date="2026-10-05T08:00:00Z" w16du:dateUtc="2026-10-04T23:00:00Z">
                    <w:r w:rsidRPr="00FE2A00" w:rsidDel="00E54DC1">
                      <w:rPr>
                        <w:rFonts w:ascii="ＭＳ 明朝" w:eastAsia="ＭＳ 明朝" w:hAnsi="ＭＳ 明朝" w:cs="ＭＳ 明朝" w:hint="eastAsia"/>
                        <w:color w:val="000000" w:themeColor="text1"/>
                      </w:rPr>
                      <w:delText>0</w:delText>
                    </w:r>
                  </w:del>
                  <w:r w:rsidRPr="00FE2A00">
                    <w:rPr>
                      <w:rFonts w:ascii="ＭＳ 明朝" w:eastAsia="ＭＳ 明朝" w:hAnsi="ＭＳ 明朝" w:cs="ＭＳ 明朝" w:hint="eastAsia"/>
                      <w:color w:val="000000" w:themeColor="text1"/>
                    </w:rPr>
                    <w:t>00,000</w:t>
                  </w:r>
                  <w:r w:rsidR="006D59AE" w:rsidRPr="00FE2A00">
                    <w:rPr>
                      <w:rFonts w:ascii="ＭＳ 明朝" w:eastAsia="ＭＳ 明朝" w:hAnsi="ＭＳ 明朝" w:cs="ＭＳ 明朝"/>
                      <w:color w:val="000000" w:themeColor="text1"/>
                    </w:rPr>
                    <w:t>円</w:t>
                  </w:r>
                </w:p>
              </w:tc>
              <w:tc>
                <w:tcPr>
                  <w:tcW w:w="1885" w:type="dxa"/>
                  <w:shd w:val="clear" w:color="auto" w:fill="FFFFFF"/>
                  <w:vAlign w:val="center"/>
                </w:tcPr>
                <w:p w14:paraId="7CCB5150" w14:textId="3CFAB4E8" w:rsidR="00EF3AB2" w:rsidRPr="00FE2A00" w:rsidRDefault="00BB7D2F">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w:t>
                  </w:r>
                  <w:ins w:id="91" w:author="戸張 敬介" w:date="2026-10-05T07:58:00Z" w16du:dateUtc="2026-10-04T22:58:00Z">
                    <w:r w:rsidR="00E54DC1">
                      <w:rPr>
                        <w:rFonts w:ascii="ＭＳ 明朝" w:eastAsia="ＭＳ 明朝" w:hAnsi="ＭＳ 明朝" w:cs="ＭＳ 明朝" w:hint="eastAsia"/>
                        <w:color w:val="000000" w:themeColor="text1"/>
                      </w:rPr>
                      <w:t>7</w:t>
                    </w:r>
                  </w:ins>
                  <w:del w:id="92" w:author="戸張 敬介" w:date="2026-10-05T07:58:00Z" w16du:dateUtc="2026-10-04T22:58:00Z">
                    <w:r w:rsidRPr="00FE2A00" w:rsidDel="00E54DC1">
                      <w:rPr>
                        <w:rFonts w:ascii="ＭＳ 明朝" w:eastAsia="ＭＳ 明朝" w:hAnsi="ＭＳ 明朝" w:cs="ＭＳ 明朝" w:hint="eastAsia"/>
                        <w:color w:val="000000" w:themeColor="text1"/>
                      </w:rPr>
                      <w:delText>6</w:delText>
                    </w:r>
                  </w:del>
                  <w:r w:rsidR="006D59AE" w:rsidRPr="00FE2A00">
                    <w:rPr>
                      <w:rFonts w:ascii="ＭＳ 明朝" w:eastAsia="ＭＳ 明朝" w:hAnsi="ＭＳ 明朝" w:cs="ＭＳ 明朝"/>
                      <w:color w:val="000000" w:themeColor="text1"/>
                    </w:rPr>
                    <w:t>年</w:t>
                  </w:r>
                  <w:ins w:id="93" w:author="戸張 敬介" w:date="2026-10-05T07:58:00Z" w16du:dateUtc="2026-10-04T22:58:00Z">
                    <w:r w:rsidR="00E54DC1">
                      <w:rPr>
                        <w:rFonts w:ascii="ＭＳ 明朝" w:eastAsia="ＭＳ 明朝" w:hAnsi="ＭＳ 明朝" w:cs="ＭＳ 明朝" w:hint="eastAsia"/>
                        <w:color w:val="000000" w:themeColor="text1"/>
                      </w:rPr>
                      <w:t>4</w:t>
                    </w:r>
                  </w:ins>
                  <w:del w:id="94" w:author="戸張 敬介" w:date="2026-10-05T07:58:00Z" w16du:dateUtc="2026-10-04T22:58:00Z">
                    <w:r w:rsidRPr="00FE2A00" w:rsidDel="00E54DC1">
                      <w:rPr>
                        <w:rFonts w:ascii="ＭＳ 明朝" w:eastAsia="ＭＳ 明朝" w:hAnsi="ＭＳ 明朝" w:cs="ＭＳ 明朝" w:hint="eastAsia"/>
                        <w:color w:val="000000" w:themeColor="text1"/>
                      </w:rPr>
                      <w:delText>6</w:delText>
                    </w:r>
                  </w:del>
                  <w:r w:rsidR="006D59AE" w:rsidRPr="00FE2A00">
                    <w:rPr>
                      <w:rFonts w:ascii="ＭＳ 明朝" w:eastAsia="ＭＳ 明朝" w:hAnsi="ＭＳ 明朝" w:cs="ＭＳ 明朝"/>
                      <w:color w:val="000000" w:themeColor="text1"/>
                    </w:rPr>
                    <w:t>月末日</w:t>
                  </w:r>
                </w:p>
              </w:tc>
              <w:tc>
                <w:tcPr>
                  <w:tcW w:w="1886" w:type="dxa"/>
                  <w:shd w:val="clear" w:color="auto" w:fill="FFFFFF"/>
                  <w:vAlign w:val="center"/>
                </w:tcPr>
                <w:p w14:paraId="7CCB5151" w14:textId="3CC06C45" w:rsidR="00EF3AB2" w:rsidRPr="00FE2A00" w:rsidRDefault="00BB7D2F">
                  <w:pPr>
                    <w:widowControl/>
                    <w:jc w:val="cente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26</w:t>
                  </w:r>
                  <w:r w:rsidR="006D59AE" w:rsidRPr="00FE2A00">
                    <w:rPr>
                      <w:rFonts w:ascii="ＭＳ 明朝" w:eastAsia="ＭＳ 明朝" w:hAnsi="ＭＳ 明朝" w:cs="ＭＳ 明朝"/>
                      <w:color w:val="000000" w:themeColor="text1"/>
                    </w:rPr>
                    <w:t>年</w:t>
                  </w:r>
                  <w:ins w:id="95" w:author="戸張 敬介" w:date="2026-10-05T07:58:00Z" w16du:dateUtc="2026-10-04T22:58:00Z">
                    <w:r w:rsidR="00E54DC1">
                      <w:rPr>
                        <w:rFonts w:ascii="ＭＳ 明朝" w:eastAsia="ＭＳ 明朝" w:hAnsi="ＭＳ 明朝" w:cs="ＭＳ 明朝" w:hint="eastAsia"/>
                        <w:color w:val="000000" w:themeColor="text1"/>
                      </w:rPr>
                      <w:t>5</w:t>
                    </w:r>
                  </w:ins>
                  <w:del w:id="96" w:author="戸張 敬介" w:date="2026-10-05T07:58:00Z" w16du:dateUtc="2026-10-04T22:58:00Z">
                    <w:r w:rsidRPr="00FE2A00" w:rsidDel="00E54DC1">
                      <w:rPr>
                        <w:rFonts w:ascii="ＭＳ 明朝" w:eastAsia="ＭＳ 明朝" w:hAnsi="ＭＳ 明朝" w:cs="ＭＳ 明朝" w:hint="eastAsia"/>
                        <w:color w:val="000000" w:themeColor="text1"/>
                      </w:rPr>
                      <w:delText>7</w:delText>
                    </w:r>
                  </w:del>
                  <w:r w:rsidR="006D59AE" w:rsidRPr="00FE2A00">
                    <w:rPr>
                      <w:rFonts w:ascii="ＭＳ 明朝" w:eastAsia="ＭＳ 明朝" w:hAnsi="ＭＳ 明朝" w:cs="ＭＳ 明朝"/>
                      <w:color w:val="000000" w:themeColor="text1"/>
                    </w:rPr>
                    <w:t>月末日</w:t>
                  </w:r>
                </w:p>
              </w:tc>
            </w:tr>
            <w:tr w:rsidR="00BB7D2F" w:rsidRPr="00FE2A00" w:rsidDel="00E54DC1" w14:paraId="6DBD7F95" w14:textId="0ED51C77">
              <w:trPr>
                <w:trHeight w:val="285"/>
                <w:jc w:val="center"/>
                <w:del w:id="97" w:author="戸張 敬介" w:date="2026-10-05T07:59:00Z"/>
              </w:trPr>
              <w:tc>
                <w:tcPr>
                  <w:tcW w:w="942" w:type="dxa"/>
                  <w:shd w:val="clear" w:color="auto" w:fill="FFFFFF"/>
                  <w:vAlign w:val="center"/>
                </w:tcPr>
                <w:p w14:paraId="6E956986" w14:textId="21E2D7E1" w:rsidR="00BB7D2F" w:rsidRPr="00FE2A00" w:rsidDel="00E54DC1" w:rsidRDefault="00BB7D2F" w:rsidP="00BB7D2F">
                  <w:pPr>
                    <w:widowControl/>
                    <w:jc w:val="center"/>
                    <w:rPr>
                      <w:del w:id="98" w:author="戸張 敬介" w:date="2026-10-05T07:59:00Z" w16du:dateUtc="2026-10-04T22:59:00Z"/>
                      <w:rFonts w:ascii="ＭＳ 明朝" w:eastAsia="ＭＳ 明朝" w:hAnsi="ＭＳ 明朝" w:cs="ＭＳ 明朝"/>
                      <w:color w:val="000000" w:themeColor="text1"/>
                    </w:rPr>
                  </w:pPr>
                  <w:del w:id="99" w:author="戸張 敬介" w:date="2026-10-05T07:59:00Z" w16du:dateUtc="2026-10-04T22:59:00Z">
                    <w:r w:rsidRPr="00FE2A00" w:rsidDel="00E54DC1">
                      <w:rPr>
                        <w:rFonts w:ascii="ＭＳ 明朝" w:eastAsia="ＭＳ 明朝" w:hAnsi="ＭＳ 明朝" w:cs="ＭＳ 明朝"/>
                        <w:color w:val="000000" w:themeColor="text1"/>
                      </w:rPr>
                      <w:delText>第</w:delText>
                    </w:r>
                    <w:r w:rsidRPr="00FE2A00" w:rsidDel="00E54DC1">
                      <w:rPr>
                        <w:rFonts w:ascii="ＭＳ 明朝" w:eastAsia="ＭＳ 明朝" w:hAnsi="ＭＳ 明朝" w:cs="ＭＳ 明朝" w:hint="eastAsia"/>
                        <w:color w:val="000000" w:themeColor="text1"/>
                      </w:rPr>
                      <w:delText>７</w:delText>
                    </w:r>
                    <w:r w:rsidRPr="00FE2A00" w:rsidDel="00E54DC1">
                      <w:rPr>
                        <w:rFonts w:ascii="ＭＳ 明朝" w:eastAsia="ＭＳ 明朝" w:hAnsi="ＭＳ 明朝" w:cs="ＭＳ 明朝"/>
                        <w:color w:val="000000" w:themeColor="text1"/>
                      </w:rPr>
                      <w:delText>回</w:delText>
                    </w:r>
                  </w:del>
                </w:p>
              </w:tc>
              <w:tc>
                <w:tcPr>
                  <w:tcW w:w="2977" w:type="dxa"/>
                  <w:shd w:val="clear" w:color="auto" w:fill="FFFFFF"/>
                </w:tcPr>
                <w:p w14:paraId="74FE19A9" w14:textId="16809B92" w:rsidR="00BB7D2F" w:rsidRPr="00FE2A00" w:rsidDel="00E54DC1" w:rsidRDefault="00BB7D2F" w:rsidP="00BB7D2F">
                  <w:pPr>
                    <w:widowControl/>
                    <w:jc w:val="center"/>
                    <w:rPr>
                      <w:del w:id="100" w:author="戸張 敬介" w:date="2026-10-05T07:59:00Z" w16du:dateUtc="2026-10-04T22:59:00Z"/>
                      <w:rFonts w:ascii="ＭＳ 明朝" w:eastAsia="ＭＳ 明朝" w:hAnsi="ＭＳ 明朝" w:cs="ＭＳ 明朝"/>
                      <w:color w:val="000000" w:themeColor="text1"/>
                    </w:rPr>
                  </w:pPr>
                  <w:del w:id="101" w:author="戸張 敬介" w:date="2026-10-05T07:59:00Z" w16du:dateUtc="2026-10-04T22:59:00Z">
                    <w:r w:rsidRPr="00FE2A00" w:rsidDel="00E54DC1">
                      <w:rPr>
                        <w:rFonts w:ascii="ＭＳ 明朝" w:eastAsia="ＭＳ 明朝" w:hAnsi="ＭＳ 明朝" w:cs="ＭＳ 明朝" w:hint="eastAsia"/>
                        <w:color w:val="000000" w:themeColor="text1"/>
                      </w:rPr>
                      <w:delText>1,000,000</w:delText>
                    </w:r>
                    <w:r w:rsidRPr="00FE2A00" w:rsidDel="00E54DC1">
                      <w:rPr>
                        <w:rFonts w:ascii="ＭＳ 明朝" w:eastAsia="ＭＳ 明朝" w:hAnsi="ＭＳ 明朝" w:cs="ＭＳ 明朝"/>
                        <w:color w:val="000000" w:themeColor="text1"/>
                      </w:rPr>
                      <w:delText>円</w:delText>
                    </w:r>
                  </w:del>
                </w:p>
              </w:tc>
              <w:tc>
                <w:tcPr>
                  <w:tcW w:w="1885" w:type="dxa"/>
                  <w:shd w:val="clear" w:color="auto" w:fill="FFFFFF"/>
                  <w:vAlign w:val="center"/>
                </w:tcPr>
                <w:p w14:paraId="532B5C75" w14:textId="5EDCF8CB" w:rsidR="00BB7D2F" w:rsidRPr="00FE2A00" w:rsidDel="00E54DC1" w:rsidRDefault="00BB7D2F" w:rsidP="00BB7D2F">
                  <w:pPr>
                    <w:widowControl/>
                    <w:jc w:val="center"/>
                    <w:rPr>
                      <w:del w:id="102" w:author="戸張 敬介" w:date="2026-10-05T07:59:00Z" w16du:dateUtc="2026-10-04T22:59:00Z"/>
                      <w:rFonts w:ascii="ＭＳ 明朝" w:eastAsia="ＭＳ 明朝" w:hAnsi="ＭＳ 明朝" w:cs="ＭＳ 明朝"/>
                      <w:color w:val="000000" w:themeColor="text1"/>
                    </w:rPr>
                  </w:pPr>
                  <w:del w:id="103" w:author="戸張 敬介" w:date="2026-10-05T07:59:00Z" w16du:dateUtc="2026-10-04T22:59:00Z">
                    <w:r w:rsidRPr="00FE2A00" w:rsidDel="00E54DC1">
                      <w:rPr>
                        <w:rFonts w:ascii="ＭＳ 明朝" w:eastAsia="ＭＳ 明朝" w:hAnsi="ＭＳ 明朝" w:cs="ＭＳ 明朝" w:hint="eastAsia"/>
                        <w:color w:val="000000" w:themeColor="text1"/>
                      </w:rPr>
                      <w:delText>26</w:delText>
                    </w:r>
                    <w:r w:rsidRPr="00FE2A00" w:rsidDel="00E54DC1">
                      <w:rPr>
                        <w:rFonts w:ascii="ＭＳ 明朝" w:eastAsia="ＭＳ 明朝" w:hAnsi="ＭＳ 明朝" w:cs="ＭＳ 明朝"/>
                        <w:color w:val="000000" w:themeColor="text1"/>
                      </w:rPr>
                      <w:delText>年</w:delText>
                    </w:r>
                    <w:r w:rsidRPr="00FE2A00" w:rsidDel="00E54DC1">
                      <w:rPr>
                        <w:rFonts w:ascii="ＭＳ 明朝" w:eastAsia="ＭＳ 明朝" w:hAnsi="ＭＳ 明朝" w:cs="ＭＳ 明朝" w:hint="eastAsia"/>
                        <w:color w:val="000000" w:themeColor="text1"/>
                      </w:rPr>
                      <w:delText>7</w:delText>
                    </w:r>
                    <w:r w:rsidRPr="00FE2A00" w:rsidDel="00E54DC1">
                      <w:rPr>
                        <w:rFonts w:ascii="ＭＳ 明朝" w:eastAsia="ＭＳ 明朝" w:hAnsi="ＭＳ 明朝" w:cs="ＭＳ 明朝"/>
                        <w:color w:val="000000" w:themeColor="text1"/>
                      </w:rPr>
                      <w:delText>月末日</w:delText>
                    </w:r>
                  </w:del>
                </w:p>
              </w:tc>
              <w:tc>
                <w:tcPr>
                  <w:tcW w:w="1886" w:type="dxa"/>
                  <w:shd w:val="clear" w:color="auto" w:fill="FFFFFF"/>
                  <w:vAlign w:val="center"/>
                </w:tcPr>
                <w:p w14:paraId="4186DC48" w14:textId="5E416BE5" w:rsidR="00BB7D2F" w:rsidRPr="00FE2A00" w:rsidDel="00E54DC1" w:rsidRDefault="00BB7D2F" w:rsidP="00BB7D2F">
                  <w:pPr>
                    <w:widowControl/>
                    <w:jc w:val="center"/>
                    <w:rPr>
                      <w:del w:id="104" w:author="戸張 敬介" w:date="2026-10-05T07:59:00Z" w16du:dateUtc="2026-10-04T22:59:00Z"/>
                      <w:rFonts w:ascii="ＭＳ 明朝" w:eastAsia="ＭＳ 明朝" w:hAnsi="ＭＳ 明朝" w:cs="ＭＳ 明朝"/>
                      <w:color w:val="000000" w:themeColor="text1"/>
                    </w:rPr>
                  </w:pPr>
                  <w:del w:id="105" w:author="戸張 敬介" w:date="2026-10-05T07:59:00Z" w16du:dateUtc="2026-10-04T22:59:00Z">
                    <w:r w:rsidRPr="00FE2A00" w:rsidDel="00E54DC1">
                      <w:rPr>
                        <w:rFonts w:ascii="ＭＳ 明朝" w:eastAsia="ＭＳ 明朝" w:hAnsi="ＭＳ 明朝" w:cs="ＭＳ 明朝" w:hint="eastAsia"/>
                        <w:color w:val="000000" w:themeColor="text1"/>
                      </w:rPr>
                      <w:delText>26</w:delText>
                    </w:r>
                    <w:r w:rsidRPr="00FE2A00" w:rsidDel="00E54DC1">
                      <w:rPr>
                        <w:rFonts w:ascii="ＭＳ 明朝" w:eastAsia="ＭＳ 明朝" w:hAnsi="ＭＳ 明朝" w:cs="ＭＳ 明朝"/>
                        <w:color w:val="000000" w:themeColor="text1"/>
                      </w:rPr>
                      <w:delText>年</w:delText>
                    </w:r>
                    <w:r w:rsidRPr="00FE2A00" w:rsidDel="00E54DC1">
                      <w:rPr>
                        <w:rFonts w:ascii="ＭＳ 明朝" w:eastAsia="ＭＳ 明朝" w:hAnsi="ＭＳ 明朝" w:cs="ＭＳ 明朝" w:hint="eastAsia"/>
                        <w:color w:val="000000" w:themeColor="text1"/>
                      </w:rPr>
                      <w:delText>8</w:delText>
                    </w:r>
                    <w:r w:rsidRPr="00FE2A00" w:rsidDel="00E54DC1">
                      <w:rPr>
                        <w:rFonts w:ascii="ＭＳ 明朝" w:eastAsia="ＭＳ 明朝" w:hAnsi="ＭＳ 明朝" w:cs="ＭＳ 明朝"/>
                        <w:color w:val="000000" w:themeColor="text1"/>
                      </w:rPr>
                      <w:delText>月末日</w:delText>
                    </w:r>
                  </w:del>
                </w:p>
              </w:tc>
            </w:tr>
          </w:tbl>
          <w:p w14:paraId="7CCB5153" w14:textId="77777777" w:rsidR="00EF3AB2" w:rsidRPr="00FE2A00" w:rsidRDefault="00EF3AB2">
            <w:pPr>
              <w:rPr>
                <w:rFonts w:ascii="ＭＳ 明朝" w:eastAsia="ＭＳ 明朝" w:hAnsi="ＭＳ 明朝" w:cs="ＭＳ 明朝"/>
                <w:color w:val="000000" w:themeColor="text1"/>
              </w:rPr>
            </w:pPr>
          </w:p>
        </w:tc>
      </w:tr>
      <w:tr w:rsidR="00FE2A00" w:rsidRPr="00FE2A00" w14:paraId="7CCB516A" w14:textId="77777777">
        <w:trPr>
          <w:trHeight w:val="517"/>
        </w:trPr>
        <w:tc>
          <w:tcPr>
            <w:tcW w:w="1701" w:type="dxa"/>
            <w:tcMar>
              <w:left w:w="99" w:type="dxa"/>
              <w:right w:w="99" w:type="dxa"/>
            </w:tcMar>
            <w:vAlign w:val="center"/>
          </w:tcPr>
          <w:p w14:paraId="7CCB5160" w14:textId="6087505D"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7</w:t>
            </w:r>
            <w:r w:rsidR="006D59AE" w:rsidRPr="00FE2A00">
              <w:rPr>
                <w:rFonts w:ascii="ＭＳ 明朝" w:eastAsia="ＭＳ 明朝" w:hAnsi="ＭＳ 明朝" w:cs="ＭＳ 明朝"/>
                <w:color w:val="000000" w:themeColor="text1"/>
              </w:rPr>
              <w:t>．経費</w:t>
            </w:r>
          </w:p>
        </w:tc>
        <w:tc>
          <w:tcPr>
            <w:tcW w:w="8364" w:type="dxa"/>
            <w:tcMar>
              <w:left w:w="99" w:type="dxa"/>
              <w:right w:w="99" w:type="dxa"/>
            </w:tcMar>
            <w:vAlign w:val="center"/>
          </w:tcPr>
          <w:p w14:paraId="7CCB5162" w14:textId="67D7ADBC"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対価に含まない。甲は、以下の経費を支払う。</w:t>
            </w:r>
          </w:p>
          <w:p w14:paraId="7CCB5163" w14:textId="0514B1CC"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＜内訳＞交通費：乙の本社から実施場所までの実費</w:t>
            </w:r>
          </w:p>
          <w:p w14:paraId="7CCB5166" w14:textId="01AA7554" w:rsidR="00EF3AB2" w:rsidRPr="00FE2A00" w:rsidRDefault="006D59AE" w:rsidP="00BB7D2F">
            <w:pPr>
              <w:ind w:firstLine="84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宿泊費：乙規定（1</w:t>
            </w:r>
            <w:r w:rsidR="001E43AF" w:rsidRPr="00FE2A00">
              <w:rPr>
                <w:rFonts w:ascii="ＭＳ 明朝" w:eastAsia="ＭＳ 明朝" w:hAnsi="ＭＳ 明朝" w:cs="ＭＳ 明朝"/>
                <w:color w:val="000000" w:themeColor="text1"/>
              </w:rPr>
              <w:t>2</w:t>
            </w:r>
            <w:r w:rsidRPr="00FE2A00">
              <w:rPr>
                <w:rFonts w:ascii="ＭＳ 明朝" w:eastAsia="ＭＳ 明朝" w:hAnsi="ＭＳ 明朝" w:cs="ＭＳ 明朝"/>
                <w:color w:val="000000" w:themeColor="text1"/>
              </w:rPr>
              <w:t>,000円/一人一泊）</w:t>
            </w:r>
          </w:p>
          <w:p w14:paraId="283E0F21" w14:textId="77777777" w:rsidR="00BB7D2F" w:rsidRPr="00FE2A00" w:rsidRDefault="00BB7D2F" w:rsidP="00BB7D2F">
            <w:pPr>
              <w:ind w:firstLine="840"/>
              <w:rPr>
                <w:rFonts w:ascii="ＭＳ 明朝" w:eastAsia="ＭＳ 明朝" w:hAnsi="ＭＳ 明朝" w:cs="ＭＳ 明朝"/>
                <w:color w:val="000000" w:themeColor="text1"/>
              </w:rPr>
            </w:pPr>
          </w:p>
          <w:p w14:paraId="7CCB5167" w14:textId="4DFFF1A3" w:rsidR="00EF3AB2" w:rsidRPr="00FE2A00" w:rsidRDefault="006D59AE">
            <w:pPr>
              <w:ind w:left="1260" w:hanging="126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＜支払方法＞</w:t>
            </w:r>
          </w:p>
          <w:p w14:paraId="7CCB5169" w14:textId="5D33030F" w:rsidR="006D59AE" w:rsidRPr="00FE2A00" w:rsidRDefault="006D59AE" w:rsidP="00BB7D2F">
            <w:pPr>
              <w:ind w:left="162" w:hanging="162"/>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乙は､本件業務の実施月の末日に締め切り甲に請求し､甲は請求書記載の請求日の翌月末日までに乙の指定する銀行口座に振り込む方法により支払う。支払日が銀行休業日の場合は翌営業日とする。なお､振込手数料は甲の負担とする。</w:t>
            </w:r>
          </w:p>
        </w:tc>
      </w:tr>
      <w:tr w:rsidR="00FE2A00" w:rsidRPr="00FE2A00" w14:paraId="7CCB516D" w14:textId="77777777">
        <w:trPr>
          <w:trHeight w:val="259"/>
        </w:trPr>
        <w:tc>
          <w:tcPr>
            <w:tcW w:w="1701" w:type="dxa"/>
            <w:tcMar>
              <w:left w:w="99" w:type="dxa"/>
              <w:right w:w="99" w:type="dxa"/>
            </w:tcMar>
            <w:vAlign w:val="center"/>
          </w:tcPr>
          <w:p w14:paraId="7CCB516B" w14:textId="66C1D5B6" w:rsidR="00EF3AB2" w:rsidRPr="00FE2A00" w:rsidRDefault="002349FE">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8</w:t>
            </w:r>
            <w:r w:rsidR="006D59AE" w:rsidRPr="00FE2A00">
              <w:rPr>
                <w:rFonts w:ascii="ＭＳ 明朝" w:eastAsia="ＭＳ 明朝" w:hAnsi="ＭＳ 明朝" w:cs="ＭＳ 明朝"/>
                <w:color w:val="000000" w:themeColor="text1"/>
              </w:rPr>
              <w:t>．特記事項</w:t>
            </w:r>
          </w:p>
        </w:tc>
        <w:tc>
          <w:tcPr>
            <w:tcW w:w="8364" w:type="dxa"/>
            <w:tcMar>
              <w:left w:w="99" w:type="dxa"/>
              <w:right w:w="99" w:type="dxa"/>
            </w:tcMar>
            <w:vAlign w:val="center"/>
          </w:tcPr>
          <w:p w14:paraId="7CCB516C" w14:textId="2AE24F45" w:rsidR="00EF3AB2" w:rsidRPr="00FE2A00" w:rsidRDefault="00EF3AB2">
            <w:pPr>
              <w:rPr>
                <w:rFonts w:ascii="ＭＳ 明朝" w:eastAsia="ＭＳ 明朝" w:hAnsi="ＭＳ 明朝" w:cs="ＭＳ 明朝"/>
                <w:color w:val="000000" w:themeColor="text1"/>
              </w:rPr>
            </w:pPr>
          </w:p>
        </w:tc>
      </w:tr>
    </w:tbl>
    <w:p w14:paraId="7CCB516E" w14:textId="5FF27963" w:rsidR="00EF3AB2" w:rsidRPr="00FE2A00" w:rsidRDefault="00EF3AB2">
      <w:pPr>
        <w:spacing w:line="220" w:lineRule="auto"/>
        <w:rPr>
          <w:rFonts w:ascii="ＭＳ 明朝" w:eastAsia="ＭＳ 明朝" w:hAnsi="ＭＳ 明朝" w:cs="ＭＳ 明朝"/>
          <w:color w:val="000000" w:themeColor="text1"/>
        </w:rPr>
      </w:pPr>
    </w:p>
    <w:p w14:paraId="7CCB516F" w14:textId="14B93D98" w:rsidR="00EF3AB2" w:rsidRPr="00FE2A00" w:rsidDel="005B00A0" w:rsidRDefault="005B00A0">
      <w:pPr>
        <w:rPr>
          <w:del w:id="106" w:author="高橋 央" w:date="2025-10-15T15:39:00Z" w16du:dateUtc="2025-10-15T06:39:00Z"/>
          <w:rFonts w:ascii="ＭＳ 明朝" w:eastAsia="ＭＳ 明朝" w:hAnsi="ＭＳ 明朝" w:cs="ＭＳ 明朝"/>
          <w:color w:val="000000" w:themeColor="text1"/>
        </w:rPr>
      </w:pPr>
      <w:ins w:id="107" w:author="高橋 央" w:date="2025-10-15T15:39:00Z" w16du:dateUtc="2025-10-15T06:39:00Z">
        <w:r w:rsidRPr="005B00A0">
          <w:rPr>
            <w:rFonts w:ascii="ＭＳ 明朝" w:eastAsia="ＭＳ 明朝" w:hAnsi="ＭＳ 明朝" w:cs="ＭＳ 明朝" w:hint="eastAsia"/>
            <w:color w:val="000000" w:themeColor="text1"/>
          </w:rPr>
          <w:t>本契約成立の証として、本書の電磁的記録を作成し、甲及び乙が合意の後電子署名を施し、各自電磁的記録を保管する。</w:t>
        </w:r>
      </w:ins>
      <w:del w:id="108" w:author="高橋 央" w:date="2025-10-15T15:39:00Z" w16du:dateUtc="2025-10-15T06:39:00Z">
        <w:r w:rsidR="006D59AE" w:rsidRPr="00FE2A00" w:rsidDel="005B00A0">
          <w:rPr>
            <w:rFonts w:ascii="ＭＳ 明朝" w:eastAsia="ＭＳ 明朝" w:hAnsi="ＭＳ 明朝" w:cs="ＭＳ 明朝"/>
            <w:color w:val="000000" w:themeColor="text1"/>
          </w:rPr>
          <w:delText>本契約成立の証として、本書</w:delText>
        </w:r>
        <w:r w:rsidR="001E43AF" w:rsidRPr="00FE2A00" w:rsidDel="005B00A0">
          <w:rPr>
            <w:rFonts w:ascii="ＭＳ 明朝" w:eastAsia="ＭＳ 明朝" w:hAnsi="ＭＳ 明朝" w:cs="ＭＳ 明朝"/>
            <w:color w:val="000000" w:themeColor="text1"/>
          </w:rPr>
          <w:delText>2</w:delText>
        </w:r>
        <w:r w:rsidR="006D59AE" w:rsidRPr="00FE2A00" w:rsidDel="005B00A0">
          <w:rPr>
            <w:rFonts w:ascii="ＭＳ 明朝" w:eastAsia="ＭＳ 明朝" w:hAnsi="ＭＳ 明朝" w:cs="ＭＳ 明朝"/>
            <w:color w:val="000000" w:themeColor="text1"/>
          </w:rPr>
          <w:delText>通を作成し、当事者記名押印のうえ、各自1通を保有するものとする。</w:delText>
        </w:r>
      </w:del>
    </w:p>
    <w:p w14:paraId="7CCB5170" w14:textId="626F868B" w:rsidR="00EF3AB2" w:rsidRPr="00FE2A00" w:rsidRDefault="006D59AE">
      <w:pPr>
        <w:rPr>
          <w:rFonts w:ascii="ＭＳ 明朝" w:eastAsia="ＭＳ 明朝" w:hAnsi="ＭＳ 明朝" w:cs="ＭＳ 明朝"/>
          <w:color w:val="000000" w:themeColor="text1"/>
        </w:rPr>
      </w:pPr>
      <w:del w:id="109" w:author="戸張 敬介" w:date="2026-10-14T13:48:00Z" w16du:dateUtc="2026-10-14T04:48:00Z">
        <w:r w:rsidRPr="00FE2A00" w:rsidDel="00205277">
          <w:rPr>
            <w:rFonts w:ascii="ＭＳ 明朝" w:eastAsia="ＭＳ 明朝" w:hAnsi="ＭＳ 明朝" w:cs="ＭＳ 明朝"/>
            <w:color w:val="000000" w:themeColor="text1"/>
          </w:rPr>
          <w:delText>２０</w:delText>
        </w:r>
        <w:r w:rsidR="00BB7D2F" w:rsidRPr="00FE2A00" w:rsidDel="00205277">
          <w:rPr>
            <w:rFonts w:ascii="ＭＳ 明朝" w:eastAsia="ＭＳ 明朝" w:hAnsi="ＭＳ 明朝" w:cs="ＭＳ 明朝" w:hint="eastAsia"/>
            <w:color w:val="000000" w:themeColor="text1"/>
          </w:rPr>
          <w:delText>２</w:delText>
        </w:r>
      </w:del>
      <w:ins w:id="110" w:author="戸張 敬介" w:date="2026-10-14T13:48:00Z" w16du:dateUtc="2026-10-14T04:48:00Z">
        <w:r w:rsidR="00205277">
          <w:rPr>
            <w:rFonts w:ascii="ＭＳ 明朝" w:eastAsia="ＭＳ 明朝" w:hAnsi="ＭＳ 明朝" w:cs="ＭＳ 明朝" w:hint="eastAsia"/>
            <w:color w:val="000000" w:themeColor="text1"/>
          </w:rPr>
          <w:t>２０２６</w:t>
        </w:r>
      </w:ins>
      <w:del w:id="111" w:author="戸張 敬介" w:date="2026-10-14T13:47:00Z" w16du:dateUtc="2026-10-14T04:47:00Z">
        <w:r w:rsidR="00BB7D2F" w:rsidRPr="00FE2A00" w:rsidDel="00205277">
          <w:rPr>
            <w:rFonts w:ascii="ＭＳ 明朝" w:eastAsia="ＭＳ 明朝" w:hAnsi="ＭＳ 明朝" w:cs="ＭＳ 明朝" w:hint="eastAsia"/>
            <w:color w:val="000000" w:themeColor="text1"/>
          </w:rPr>
          <w:delText>５</w:delText>
        </w:r>
      </w:del>
      <w:r w:rsidRPr="00FE2A00">
        <w:rPr>
          <w:rFonts w:ascii="ＭＳ 明朝" w:eastAsia="ＭＳ 明朝" w:hAnsi="ＭＳ 明朝" w:cs="ＭＳ 明朝"/>
          <w:color w:val="000000" w:themeColor="text1"/>
        </w:rPr>
        <w:t>年</w:t>
      </w:r>
      <w:r w:rsidR="00BB7D2F" w:rsidRPr="00FE2A00">
        <w:rPr>
          <w:rFonts w:ascii="ＭＳ 明朝" w:eastAsia="ＭＳ 明朝" w:hAnsi="ＭＳ 明朝" w:cs="ＭＳ 明朝" w:hint="eastAsia"/>
          <w:color w:val="000000" w:themeColor="text1"/>
        </w:rPr>
        <w:t>１</w:t>
      </w:r>
      <w:r w:rsidR="00FE2A00" w:rsidRPr="00FE2A00">
        <w:rPr>
          <w:rFonts w:ascii="ＭＳ 明朝" w:eastAsia="ＭＳ 明朝" w:hAnsi="ＭＳ 明朝" w:cs="ＭＳ 明朝" w:hint="eastAsia"/>
          <w:color w:val="000000" w:themeColor="text1"/>
        </w:rPr>
        <w:t>０</w:t>
      </w:r>
      <w:r w:rsidRPr="00FE2A00">
        <w:rPr>
          <w:rFonts w:ascii="ＭＳ 明朝" w:eastAsia="ＭＳ 明朝" w:hAnsi="ＭＳ 明朝" w:cs="ＭＳ 明朝"/>
          <w:color w:val="000000" w:themeColor="text1"/>
        </w:rPr>
        <w:t>月</w:t>
      </w:r>
      <w:ins w:id="112" w:author="戸張 敬介" w:date="2026-10-14T13:47:00Z" w16du:dateUtc="2026-10-14T04:47:00Z">
        <w:r w:rsidR="00205277">
          <w:rPr>
            <w:rFonts w:ascii="ＭＳ 明朝" w:eastAsia="ＭＳ 明朝" w:hAnsi="ＭＳ 明朝" w:cs="ＭＳ 明朝" w:hint="eastAsia"/>
            <w:color w:val="000000" w:themeColor="text1"/>
          </w:rPr>
          <w:t>１６</w:t>
        </w:r>
      </w:ins>
      <w:del w:id="113" w:author="戸張 敬介" w:date="2026-10-05T08:00:00Z" w16du:dateUtc="2026-10-04T23:00:00Z">
        <w:r w:rsidRPr="00FE2A00" w:rsidDel="00E54DC1">
          <w:rPr>
            <w:rFonts w:ascii="ＭＳ 明朝" w:eastAsia="ＭＳ 明朝" w:hAnsi="ＭＳ 明朝" w:cs="ＭＳ 明朝"/>
            <w:color w:val="000000" w:themeColor="text1"/>
          </w:rPr>
          <w:delText>〇</w:delText>
        </w:r>
      </w:del>
      <w:r w:rsidRPr="00FE2A00">
        <w:rPr>
          <w:rFonts w:ascii="ＭＳ 明朝" w:eastAsia="ＭＳ 明朝" w:hAnsi="ＭＳ 明朝" w:cs="ＭＳ 明朝"/>
          <w:color w:val="000000" w:themeColor="text1"/>
        </w:rPr>
        <w:t>日</w:t>
      </w:r>
    </w:p>
    <w:tbl>
      <w:tblPr>
        <w:tblStyle w:val="afe"/>
        <w:tblW w:w="10359" w:type="dxa"/>
        <w:tblInd w:w="-115" w:type="dxa"/>
        <w:tblBorders>
          <w:insideH w:val="single" w:sz="4" w:space="0" w:color="000000"/>
        </w:tblBorders>
        <w:tblLayout w:type="fixed"/>
        <w:tblLook w:val="0000" w:firstRow="0" w:lastRow="0" w:firstColumn="0" w:lastColumn="0" w:noHBand="0" w:noVBand="0"/>
      </w:tblPr>
      <w:tblGrid>
        <w:gridCol w:w="493"/>
        <w:gridCol w:w="4681"/>
        <w:gridCol w:w="407"/>
        <w:gridCol w:w="4778"/>
      </w:tblGrid>
      <w:tr w:rsidR="00FE2A00" w:rsidRPr="00FE2A00" w14:paraId="7CCB517A" w14:textId="77777777">
        <w:trPr>
          <w:trHeight w:val="897"/>
        </w:trPr>
        <w:tc>
          <w:tcPr>
            <w:tcW w:w="493" w:type="dxa"/>
          </w:tcPr>
          <w:p w14:paraId="7CCB5171" w14:textId="77777777"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甲</w:t>
            </w:r>
          </w:p>
          <w:p w14:paraId="7CCB5172" w14:textId="77777777" w:rsidR="00EF3AB2" w:rsidRPr="00FE2A00" w:rsidRDefault="00EF3AB2">
            <w:pPr>
              <w:rPr>
                <w:rFonts w:ascii="ＭＳ 明朝" w:eastAsia="ＭＳ 明朝" w:hAnsi="ＭＳ 明朝" w:cs="ＭＳ 明朝"/>
                <w:color w:val="000000" w:themeColor="text1"/>
              </w:rPr>
            </w:pPr>
          </w:p>
        </w:tc>
        <w:tc>
          <w:tcPr>
            <w:tcW w:w="4681" w:type="dxa"/>
          </w:tcPr>
          <w:p w14:paraId="7B8C6EC0" w14:textId="2B87C602" w:rsidR="00FE2A00" w:rsidRPr="00FE2A00" w:rsidRDefault="00FE2A00" w:rsidP="00FE2A00">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東京都品川区南大井6-17-1</w:t>
            </w:r>
          </w:p>
          <w:p w14:paraId="5581A6AC" w14:textId="77777777" w:rsidR="00FE2A00" w:rsidRPr="00FE2A00" w:rsidRDefault="00FE2A00" w:rsidP="00FE2A00">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ユニオンツール株式会社</w:t>
            </w:r>
          </w:p>
          <w:p w14:paraId="7CCB5175" w14:textId="3A973C03" w:rsidR="00EF3AB2" w:rsidRPr="00FE2A00" w:rsidRDefault="00FE2A00" w:rsidP="00FE2A00">
            <w:pPr>
              <w:rPr>
                <w:rFonts w:ascii="ＭＳ 明朝" w:eastAsia="ＭＳ 明朝" w:hAnsi="ＭＳ 明朝" w:cs="ＭＳ 明朝"/>
                <w:color w:val="000000" w:themeColor="text1"/>
              </w:rPr>
            </w:pPr>
            <w:r w:rsidRPr="00FE2A00">
              <w:rPr>
                <w:rFonts w:ascii="ＭＳ 明朝" w:eastAsia="ＭＳ 明朝" w:hAnsi="ＭＳ 明朝" w:cs="ＭＳ 明朝" w:hint="eastAsia"/>
                <w:color w:val="000000" w:themeColor="text1"/>
              </w:rPr>
              <w:t>代表取締役社長　渡邊</w:t>
            </w:r>
            <w:r w:rsidRPr="00FE2A00">
              <w:rPr>
                <w:rFonts w:ascii="ＭＳ 明朝" w:eastAsia="ＭＳ 明朝" w:hAnsi="ＭＳ 明朝" w:cs="ＭＳ 明朝"/>
                <w:color w:val="000000" w:themeColor="text1"/>
              </w:rPr>
              <w:t xml:space="preserve"> 裕二</w:t>
            </w:r>
          </w:p>
        </w:tc>
        <w:tc>
          <w:tcPr>
            <w:tcW w:w="407" w:type="dxa"/>
          </w:tcPr>
          <w:p w14:paraId="7CCB5176" w14:textId="77777777" w:rsidR="00EF3AB2" w:rsidRPr="00FE2A00" w:rsidRDefault="006D59AE">
            <w:pPr>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乙</w:t>
            </w:r>
          </w:p>
        </w:tc>
        <w:tc>
          <w:tcPr>
            <w:tcW w:w="4778" w:type="dxa"/>
          </w:tcPr>
          <w:p w14:paraId="7CCB5177" w14:textId="38898DBF" w:rsidR="00EF3AB2" w:rsidRPr="00FE2A00" w:rsidRDefault="006D59AE">
            <w:pPr>
              <w:ind w:firstLine="24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東京都港区芝公園三丁目１番２２号</w:t>
            </w:r>
          </w:p>
          <w:p w14:paraId="7CCB5178" w14:textId="436E6093" w:rsidR="00EF3AB2" w:rsidRPr="00FE2A00" w:rsidRDefault="006D59AE">
            <w:pPr>
              <w:ind w:firstLine="24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株式会社日本能率協会コンサルティング</w:t>
            </w:r>
          </w:p>
          <w:p w14:paraId="7CCB5179" w14:textId="05AABA25" w:rsidR="00EF3AB2" w:rsidRPr="00FE2A00" w:rsidRDefault="006D59AE">
            <w:pPr>
              <w:ind w:firstLine="240"/>
              <w:rPr>
                <w:rFonts w:ascii="ＭＳ 明朝" w:eastAsia="ＭＳ 明朝" w:hAnsi="ＭＳ 明朝" w:cs="ＭＳ 明朝"/>
                <w:color w:val="000000" w:themeColor="text1"/>
              </w:rPr>
            </w:pPr>
            <w:r w:rsidRPr="00FE2A00">
              <w:rPr>
                <w:rFonts w:ascii="ＭＳ 明朝" w:eastAsia="ＭＳ 明朝" w:hAnsi="ＭＳ 明朝" w:cs="ＭＳ 明朝"/>
                <w:color w:val="000000" w:themeColor="text1"/>
              </w:rPr>
              <w:t xml:space="preserve">代表取締役社長  　</w:t>
            </w:r>
            <w:r w:rsidR="00437989" w:rsidRPr="00FE2A00">
              <w:rPr>
                <w:rFonts w:ascii="ＭＳ 明朝" w:eastAsia="ＭＳ 明朝" w:hAnsi="ＭＳ 明朝" w:cs="ＭＳ 明朝" w:hint="eastAsia"/>
                <w:color w:val="000000" w:themeColor="text1"/>
              </w:rPr>
              <w:t xml:space="preserve">大谷　</w:t>
            </w:r>
            <w:r w:rsidR="00437989" w:rsidRPr="00FE2A00">
              <w:rPr>
                <w:rFonts w:ascii="ＭＳ 明朝" w:eastAsia="ＭＳ 明朝" w:hAnsi="ＭＳ 明朝" w:cs="ＭＳ 明朝"/>
                <w:color w:val="000000" w:themeColor="text1"/>
              </w:rPr>
              <w:t>羊平</w:t>
            </w:r>
            <w:r w:rsidRPr="00FE2A00">
              <w:rPr>
                <w:rFonts w:ascii="ＭＳ 明朝" w:eastAsia="ＭＳ 明朝" w:hAnsi="ＭＳ 明朝" w:cs="ＭＳ 明朝"/>
                <w:color w:val="000000" w:themeColor="text1"/>
              </w:rPr>
              <w:t xml:space="preserve">　</w:t>
            </w:r>
          </w:p>
        </w:tc>
      </w:tr>
    </w:tbl>
    <w:p w14:paraId="7CCB517B" w14:textId="61CBC3AF" w:rsidR="00EF3AB2" w:rsidRDefault="00EF3AB2">
      <w:pPr>
        <w:pBdr>
          <w:bottom w:val="single" w:sz="6" w:space="1" w:color="000000"/>
        </w:pBdr>
        <w:spacing w:line="220" w:lineRule="auto"/>
        <w:rPr>
          <w:rFonts w:ascii="ＭＳ 明朝" w:eastAsia="ＭＳ 明朝" w:hAnsi="ＭＳ 明朝" w:cs="ＭＳ 明朝"/>
        </w:rPr>
      </w:pPr>
    </w:p>
    <w:p w14:paraId="7CCB517C" w14:textId="77777777" w:rsidR="00EF3AB2" w:rsidRDefault="00EF3AB2">
      <w:pPr>
        <w:rPr>
          <w:rFonts w:ascii="ＭＳ 明朝" w:eastAsia="ＭＳ 明朝" w:hAnsi="ＭＳ 明朝" w:cs="ＭＳ 明朝"/>
        </w:rPr>
      </w:pPr>
    </w:p>
    <w:p w14:paraId="7CCB517D" w14:textId="5613B750"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（業務委託）</w:t>
      </w:r>
    </w:p>
    <w:p w14:paraId="7CCB517E" w14:textId="5C6DE0DD" w:rsidR="00EF3AB2" w:rsidRDefault="006D59AE">
      <w:pPr>
        <w:ind w:left="381"/>
        <w:rPr>
          <w:rFonts w:ascii="ＭＳ 明朝" w:eastAsia="ＭＳ 明朝" w:hAnsi="ＭＳ 明朝" w:cs="ＭＳ 明朝"/>
          <w:color w:val="000000"/>
        </w:rPr>
      </w:pPr>
      <w:r>
        <w:rPr>
          <w:rFonts w:ascii="ＭＳ 明朝" w:eastAsia="ＭＳ 明朝" w:hAnsi="ＭＳ 明朝" w:cs="ＭＳ 明朝"/>
        </w:rPr>
        <w:t>甲は､乙に対し､契約要項</w:t>
      </w:r>
      <w:r w:rsidR="001E43AF">
        <w:rPr>
          <w:rFonts w:ascii="ＭＳ 明朝" w:eastAsia="ＭＳ 明朝" w:hAnsi="ＭＳ 明朝" w:cs="ＭＳ 明朝" w:hint="eastAsia"/>
        </w:rPr>
        <w:t>3</w:t>
      </w:r>
      <w:r>
        <w:rPr>
          <w:rFonts w:ascii="ＭＳ 明朝" w:eastAsia="ＭＳ 明朝" w:hAnsi="ＭＳ 明朝" w:cs="ＭＳ 明朝"/>
          <w:color w:val="000000"/>
        </w:rPr>
        <w:t>に定める本件業務を委託し、乙はこれを受託する。</w:t>
      </w:r>
    </w:p>
    <w:p w14:paraId="7CCB517F" w14:textId="7E3A346F" w:rsidR="00EF3AB2" w:rsidRDefault="00EF3AB2">
      <w:pPr>
        <w:rPr>
          <w:rFonts w:ascii="ＭＳ 明朝" w:eastAsia="ＭＳ 明朝" w:hAnsi="ＭＳ 明朝" w:cs="ＭＳ 明朝"/>
        </w:rPr>
      </w:pPr>
    </w:p>
    <w:p w14:paraId="7CCB5180"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（業務委託料、経費、支払方法）</w:t>
      </w:r>
    </w:p>
    <w:p w14:paraId="7CCB5181" w14:textId="32A4E397" w:rsidR="00EF3AB2" w:rsidRDefault="006D59AE">
      <w:pPr>
        <w:ind w:left="420"/>
        <w:rPr>
          <w:rFonts w:ascii="ＭＳ 明朝" w:eastAsia="ＭＳ 明朝" w:hAnsi="ＭＳ 明朝" w:cs="ＭＳ 明朝"/>
        </w:rPr>
      </w:pPr>
      <w:r>
        <w:rPr>
          <w:rFonts w:ascii="ＭＳ 明朝" w:eastAsia="ＭＳ 明朝" w:hAnsi="ＭＳ 明朝" w:cs="ＭＳ 明朝"/>
        </w:rPr>
        <w:t>本件業務の対価及び経費、並びにそれらの支払い方法については、契約要項</w:t>
      </w:r>
      <w:r w:rsidR="001E43AF">
        <w:rPr>
          <w:rFonts w:ascii="ＭＳ 明朝" w:eastAsia="ＭＳ 明朝" w:hAnsi="ＭＳ 明朝" w:cs="ＭＳ 明朝" w:hint="eastAsia"/>
        </w:rPr>
        <w:t>6</w:t>
      </w:r>
      <w:r>
        <w:rPr>
          <w:rFonts w:ascii="ＭＳ 明朝" w:eastAsia="ＭＳ 明朝" w:hAnsi="ＭＳ 明朝" w:cs="ＭＳ 明朝"/>
        </w:rPr>
        <w:t>及び</w:t>
      </w:r>
      <w:r w:rsidR="001E43AF">
        <w:rPr>
          <w:rFonts w:ascii="ＭＳ 明朝" w:eastAsia="ＭＳ 明朝" w:hAnsi="ＭＳ 明朝" w:cs="ＭＳ 明朝" w:hint="eastAsia"/>
        </w:rPr>
        <w:t>7</w:t>
      </w:r>
      <w:r>
        <w:rPr>
          <w:rFonts w:ascii="ＭＳ 明朝" w:eastAsia="ＭＳ 明朝" w:hAnsi="ＭＳ 明朝" w:cs="ＭＳ 明朝"/>
        </w:rPr>
        <w:t>で定めるとおりと</w:t>
      </w:r>
      <w:r>
        <w:rPr>
          <w:rFonts w:ascii="ＭＳ 明朝" w:eastAsia="ＭＳ 明朝" w:hAnsi="ＭＳ 明朝" w:cs="ＭＳ 明朝"/>
        </w:rPr>
        <w:lastRenderedPageBreak/>
        <w:t>する。</w:t>
      </w:r>
    </w:p>
    <w:p w14:paraId="7CCB5182" w14:textId="77777777" w:rsidR="00EF3AB2" w:rsidRDefault="00EF3AB2">
      <w:pPr>
        <w:ind w:left="420"/>
        <w:rPr>
          <w:rFonts w:ascii="ＭＳ 明朝" w:eastAsia="ＭＳ 明朝" w:hAnsi="ＭＳ 明朝" w:cs="ＭＳ 明朝"/>
        </w:rPr>
      </w:pPr>
    </w:p>
    <w:p w14:paraId="7CCB5183" w14:textId="77777777" w:rsidR="00EF3AB2" w:rsidRDefault="006D59AE">
      <w:pPr>
        <w:numPr>
          <w:ilvl w:val="0"/>
          <w:numId w:val="2"/>
        </w:numPr>
        <w:pBdr>
          <w:top w:val="nil"/>
          <w:left w:val="nil"/>
          <w:bottom w:val="nil"/>
          <w:right w:val="nil"/>
          <w:between w:val="nil"/>
        </w:pBdr>
      </w:pPr>
      <w:r>
        <w:rPr>
          <w:rFonts w:ascii="ＭＳ 明朝" w:eastAsia="ＭＳ 明朝" w:hAnsi="ＭＳ 明朝" w:cs="ＭＳ 明朝"/>
          <w:color w:val="000000"/>
          <w:szCs w:val="21"/>
        </w:rPr>
        <w:t>（再委託）</w:t>
      </w:r>
    </w:p>
    <w:p w14:paraId="7CCB5184" w14:textId="0594ACD0" w:rsidR="00EF3AB2" w:rsidRDefault="006D59AE">
      <w:pPr>
        <w:ind w:left="420"/>
        <w:rPr>
          <w:rFonts w:ascii="ＭＳ 明朝" w:eastAsia="ＭＳ 明朝" w:hAnsi="ＭＳ 明朝" w:cs="ＭＳ 明朝"/>
        </w:rPr>
      </w:pPr>
      <w:r>
        <w:rPr>
          <w:rFonts w:ascii="ＭＳ 明朝" w:eastAsia="ＭＳ 明朝" w:hAnsi="ＭＳ 明朝" w:cs="ＭＳ 明朝"/>
        </w:rPr>
        <w:t>乙は、契約要項</w:t>
      </w:r>
      <w:r w:rsidR="001E43AF">
        <w:rPr>
          <w:rFonts w:ascii="ＭＳ 明朝" w:eastAsia="ＭＳ 明朝" w:hAnsi="ＭＳ 明朝" w:cs="ＭＳ 明朝" w:hint="eastAsia"/>
        </w:rPr>
        <w:t>5</w:t>
      </w:r>
      <w:r>
        <w:rPr>
          <w:rFonts w:ascii="ＭＳ 明朝" w:eastAsia="ＭＳ 明朝" w:hAnsi="ＭＳ 明朝" w:cs="ＭＳ 明朝"/>
        </w:rPr>
        <w:t>の再委託先に再委託する場合は、第</w:t>
      </w:r>
      <w:r w:rsidR="001E43AF">
        <w:rPr>
          <w:rFonts w:ascii="ＭＳ 明朝" w:eastAsia="ＭＳ 明朝" w:hAnsi="ＭＳ 明朝" w:cs="ＭＳ 明朝" w:hint="eastAsia"/>
        </w:rPr>
        <w:t>6</w:t>
      </w:r>
      <w:r>
        <w:rPr>
          <w:rFonts w:ascii="ＭＳ 明朝" w:eastAsia="ＭＳ 明朝" w:hAnsi="ＭＳ 明朝" w:cs="ＭＳ 明朝"/>
        </w:rPr>
        <w:t>条の定めに関わらず当該再委託先に対して甲の秘密情報を開示できるものとする。この場合、当該再委託先に対して第</w:t>
      </w:r>
      <w:r w:rsidR="001E43AF">
        <w:rPr>
          <w:rFonts w:ascii="ＭＳ 明朝" w:eastAsia="ＭＳ 明朝" w:hAnsi="ＭＳ 明朝" w:cs="ＭＳ 明朝" w:hint="eastAsia"/>
        </w:rPr>
        <w:t>6</w:t>
      </w:r>
      <w:r>
        <w:rPr>
          <w:rFonts w:ascii="ＭＳ 明朝" w:eastAsia="ＭＳ 明朝" w:hAnsi="ＭＳ 明朝" w:cs="ＭＳ 明朝"/>
        </w:rPr>
        <w:t>条の秘密保持義務を遵守させるとともに、本件業務に関する当該再委託先の行為について責任を負う。</w:t>
      </w:r>
    </w:p>
    <w:p w14:paraId="7CCB5185" w14:textId="77777777" w:rsidR="00EF3AB2" w:rsidRDefault="00EF3AB2">
      <w:pPr>
        <w:rPr>
          <w:rFonts w:ascii="ＭＳ 明朝" w:eastAsia="ＭＳ 明朝" w:hAnsi="ＭＳ 明朝" w:cs="ＭＳ 明朝"/>
        </w:rPr>
      </w:pPr>
    </w:p>
    <w:p w14:paraId="7CCB5186"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（甲の作業分担）</w:t>
      </w:r>
    </w:p>
    <w:p w14:paraId="7CCB5187" w14:textId="77777777" w:rsidR="00EF3AB2" w:rsidRDefault="006D59AE">
      <w:pPr>
        <w:ind w:firstLine="381"/>
        <w:rPr>
          <w:rFonts w:ascii="ＭＳ 明朝" w:eastAsia="ＭＳ 明朝" w:hAnsi="ＭＳ 明朝" w:cs="ＭＳ 明朝"/>
        </w:rPr>
      </w:pPr>
      <w:r>
        <w:rPr>
          <w:rFonts w:ascii="ＭＳ 明朝" w:eastAsia="ＭＳ 明朝" w:hAnsi="ＭＳ 明朝" w:cs="ＭＳ 明朝"/>
        </w:rPr>
        <w:t>甲は、乙が本件業務を遂行することを可能にするため、自ら下記の作業を行う。</w:t>
      </w:r>
    </w:p>
    <w:p w14:paraId="7CCB5188" w14:textId="77777777" w:rsidR="00EF3AB2" w:rsidRDefault="006D59AE">
      <w:pPr>
        <w:numPr>
          <w:ilvl w:val="0"/>
          <w:numId w:val="7"/>
        </w:numPr>
        <w:pBdr>
          <w:top w:val="nil"/>
          <w:left w:val="nil"/>
          <w:bottom w:val="nil"/>
          <w:right w:val="nil"/>
          <w:between w:val="nil"/>
        </w:pBdr>
        <w:ind w:hanging="420"/>
        <w:rPr>
          <w:rFonts w:ascii="ＭＳ 明朝" w:eastAsia="ＭＳ 明朝" w:hAnsi="ＭＳ 明朝" w:cs="ＭＳ 明朝"/>
          <w:color w:val="000000"/>
          <w:szCs w:val="21"/>
        </w:rPr>
      </w:pPr>
      <w:r>
        <w:rPr>
          <w:rFonts w:ascii="ＭＳ 明朝" w:eastAsia="ＭＳ 明朝" w:hAnsi="ＭＳ 明朝" w:cs="ＭＳ 明朝"/>
          <w:color w:val="000000"/>
          <w:szCs w:val="21"/>
        </w:rPr>
        <w:t>実施体制の確立（窓口担当者の選任、実施チームの編成等）</w:t>
      </w:r>
    </w:p>
    <w:p w14:paraId="7CCB5189" w14:textId="77777777" w:rsidR="00EF3AB2" w:rsidRDefault="006D59AE">
      <w:pPr>
        <w:numPr>
          <w:ilvl w:val="0"/>
          <w:numId w:val="7"/>
        </w:numPr>
        <w:pBdr>
          <w:top w:val="nil"/>
          <w:left w:val="nil"/>
          <w:bottom w:val="nil"/>
          <w:right w:val="nil"/>
          <w:between w:val="nil"/>
        </w:pBdr>
        <w:ind w:hanging="420"/>
        <w:rPr>
          <w:rFonts w:ascii="ＭＳ 明朝" w:eastAsia="ＭＳ 明朝" w:hAnsi="ＭＳ 明朝" w:cs="ＭＳ 明朝"/>
          <w:color w:val="000000"/>
          <w:szCs w:val="21"/>
        </w:rPr>
      </w:pPr>
      <w:r>
        <w:rPr>
          <w:rFonts w:ascii="ＭＳ 明朝" w:eastAsia="ＭＳ 明朝" w:hAnsi="ＭＳ 明朝" w:cs="ＭＳ 明朝"/>
          <w:color w:val="000000"/>
          <w:szCs w:val="21"/>
        </w:rPr>
        <w:t>データ、資料等の提出</w:t>
      </w:r>
    </w:p>
    <w:p w14:paraId="7CCB518A" w14:textId="77777777" w:rsidR="00EF3AB2" w:rsidRDefault="006D59AE">
      <w:pPr>
        <w:ind w:left="810" w:hanging="196"/>
        <w:rPr>
          <w:rFonts w:ascii="ＭＳ 明朝" w:eastAsia="ＭＳ 明朝" w:hAnsi="ＭＳ 明朝" w:cs="ＭＳ 明朝"/>
        </w:rPr>
      </w:pPr>
      <w:r>
        <w:rPr>
          <w:rFonts w:ascii="ＭＳ 明朝" w:eastAsia="ＭＳ 明朝" w:hAnsi="ＭＳ 明朝" w:cs="ＭＳ 明朝"/>
        </w:rPr>
        <w:t>（甲が乙に提出する資料のうち、第三者に権利が帰属する資料がある場合は、乙が本件業務を行うにあたり支障がないように、権利の譲渡を受ける又は権利の使用許諾を受けるなど適切な処理を行い、かつ当該資料に著作権表示を行い、甲に権利が帰属する資料ではないことを明示すること。）</w:t>
      </w:r>
    </w:p>
    <w:p w14:paraId="7CCB518B" w14:textId="77777777" w:rsidR="00EF3AB2" w:rsidRDefault="00EF3AB2">
      <w:pPr>
        <w:rPr>
          <w:rFonts w:ascii="ＭＳ 明朝" w:eastAsia="ＭＳ 明朝" w:hAnsi="ＭＳ 明朝" w:cs="ＭＳ 明朝"/>
        </w:rPr>
      </w:pPr>
    </w:p>
    <w:p w14:paraId="7CCB518C"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（知的財産権）</w:t>
      </w:r>
    </w:p>
    <w:p w14:paraId="7CCB518D" w14:textId="77777777" w:rsidR="00EF3AB2" w:rsidRDefault="006D59AE">
      <w:pPr>
        <w:numPr>
          <w:ilvl w:val="0"/>
          <w:numId w:val="8"/>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本件業務を遂行するにあたり、甲又は乙が単独で新規に報告書、プログラム、資料、画像、録画物（以下「新規著作物」という。）を創作した場合、その著作権及びそれらに含まれるノウハウ、コンセプト、アイデア等に関する知的財産権は甲乙それぞれ単独に帰属するものとし、共同で創作した場合の知的財産権は、甲乙共有とする。</w:t>
      </w:r>
    </w:p>
    <w:p w14:paraId="7CCB518E" w14:textId="77777777" w:rsidR="00EF3AB2" w:rsidRDefault="006D59AE">
      <w:pPr>
        <w:numPr>
          <w:ilvl w:val="0"/>
          <w:numId w:val="8"/>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甲及び乙が従前から著作権を有する資料（以下「既存著作物」という。）に関する知的財産権は、それぞれ元の保有者に帰属する。</w:t>
      </w:r>
    </w:p>
    <w:p w14:paraId="7CCB518F" w14:textId="30A8498A" w:rsidR="00EF3AB2" w:rsidRDefault="006D59AE">
      <w:pPr>
        <w:numPr>
          <w:ilvl w:val="0"/>
          <w:numId w:val="8"/>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甲は、乙の新規著作物及び既存著作物を、甲の社内かつ契約要項</w:t>
      </w:r>
      <w:r w:rsidR="001E43AF">
        <w:rPr>
          <w:rFonts w:ascii="ＭＳ 明朝" w:eastAsia="ＭＳ 明朝" w:hAnsi="ＭＳ 明朝" w:cs="ＭＳ 明朝" w:hint="eastAsia"/>
          <w:color w:val="000000"/>
          <w:szCs w:val="21"/>
        </w:rPr>
        <w:t>2</w:t>
      </w:r>
      <w:r>
        <w:rPr>
          <w:rFonts w:ascii="ＭＳ 明朝" w:eastAsia="ＭＳ 明朝" w:hAnsi="ＭＳ 明朝" w:cs="ＭＳ 明朝"/>
          <w:color w:val="000000"/>
          <w:szCs w:val="21"/>
        </w:rPr>
        <w:t>に定める目的達成に必要な範囲において、使用（複製を含む。）することができる。</w:t>
      </w:r>
    </w:p>
    <w:p w14:paraId="7CCB5190" w14:textId="77777777" w:rsidR="00EF3AB2" w:rsidRDefault="006D59AE">
      <w:pPr>
        <w:numPr>
          <w:ilvl w:val="0"/>
          <w:numId w:val="8"/>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甲及び乙は、相手方に開示する自己の著作物が第三者の著作権その他の権利を侵害していないことを保証する。</w:t>
      </w:r>
    </w:p>
    <w:p w14:paraId="7CCB5191" w14:textId="77777777" w:rsidR="00EF3AB2" w:rsidRDefault="00EF3AB2">
      <w:pPr>
        <w:ind w:left="362" w:hanging="364"/>
        <w:rPr>
          <w:rFonts w:ascii="ＭＳ 明朝" w:eastAsia="ＭＳ 明朝" w:hAnsi="ＭＳ 明朝" w:cs="ＭＳ 明朝"/>
        </w:rPr>
      </w:pPr>
    </w:p>
    <w:p w14:paraId="7CCB5192"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（秘密保持等）</w:t>
      </w:r>
    </w:p>
    <w:p w14:paraId="7CCB5193" w14:textId="1CA0A890" w:rsidR="00EF3AB2" w:rsidRDefault="006D59AE">
      <w:pPr>
        <w:numPr>
          <w:ilvl w:val="0"/>
          <w:numId w:val="9"/>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本契約において、「秘密情報」とは、書面、電子メール、口頭、記録媒体その他形態を問わず、甲又は乙が相手方に対して、契約要項</w:t>
      </w:r>
      <w:r w:rsidR="001E43AF">
        <w:rPr>
          <w:rFonts w:ascii="ＭＳ 明朝" w:eastAsia="ＭＳ 明朝" w:hAnsi="ＭＳ 明朝" w:cs="ＭＳ 明朝" w:hint="eastAsia"/>
          <w:color w:val="000000"/>
          <w:szCs w:val="21"/>
        </w:rPr>
        <w:t>2</w:t>
      </w:r>
      <w:r>
        <w:rPr>
          <w:rFonts w:ascii="ＭＳ 明朝" w:eastAsia="ＭＳ 明朝" w:hAnsi="ＭＳ 明朝" w:cs="ＭＳ 明朝"/>
          <w:color w:val="000000"/>
          <w:szCs w:val="21"/>
        </w:rPr>
        <w:t>に定める目的のために開示又は提供する情報のうち秘密である旨が明示された情報をいう。なお、電子メール、電子記録媒体により開示又は提供された情報が、パスワード等によって保護されている場合は、秘密である旨が明示されたものとみなす。但し、次の各号に該当する情報は秘密情報に該当しないものとする。</w:t>
      </w:r>
    </w:p>
    <w:p w14:paraId="7CCB5194" w14:textId="77777777" w:rsidR="00EF3AB2" w:rsidRDefault="006D59AE">
      <w:pPr>
        <w:numPr>
          <w:ilvl w:val="0"/>
          <w:numId w:val="5"/>
        </w:numPr>
        <w:pBdr>
          <w:top w:val="nil"/>
          <w:left w:val="nil"/>
          <w:bottom w:val="nil"/>
          <w:right w:val="nil"/>
          <w:between w:val="nil"/>
        </w:pBdr>
        <w:tabs>
          <w:tab w:val="left" w:pos="426"/>
          <w:tab w:val="left" w:pos="567"/>
          <w:tab w:val="left" w:pos="851"/>
        </w:tabs>
        <w:ind w:hanging="278"/>
        <w:rPr>
          <w:rFonts w:ascii="ＭＳ 明朝" w:eastAsia="ＭＳ 明朝" w:hAnsi="ＭＳ 明朝" w:cs="ＭＳ 明朝"/>
          <w:color w:val="000000"/>
          <w:szCs w:val="21"/>
        </w:rPr>
      </w:pPr>
      <w:r>
        <w:rPr>
          <w:rFonts w:ascii="ＭＳ 明朝" w:eastAsia="ＭＳ 明朝" w:hAnsi="ＭＳ 明朝" w:cs="ＭＳ 明朝"/>
          <w:color w:val="000000"/>
          <w:szCs w:val="21"/>
        </w:rPr>
        <w:t>開示時に既に公知又は公開されていたもの</w:t>
      </w:r>
    </w:p>
    <w:p w14:paraId="7CCB5195" w14:textId="77777777" w:rsidR="00EF3AB2" w:rsidRDefault="006D59AE">
      <w:pPr>
        <w:numPr>
          <w:ilvl w:val="0"/>
          <w:numId w:val="5"/>
        </w:numPr>
        <w:pBdr>
          <w:top w:val="nil"/>
          <w:left w:val="nil"/>
          <w:bottom w:val="nil"/>
          <w:right w:val="nil"/>
          <w:between w:val="nil"/>
        </w:pBdr>
        <w:tabs>
          <w:tab w:val="left" w:pos="426"/>
          <w:tab w:val="left" w:pos="567"/>
          <w:tab w:val="left" w:pos="851"/>
        </w:tabs>
        <w:ind w:left="709" w:hanging="278"/>
        <w:rPr>
          <w:rFonts w:ascii="ＭＳ 明朝" w:eastAsia="ＭＳ 明朝" w:hAnsi="ＭＳ 明朝" w:cs="ＭＳ 明朝"/>
          <w:color w:val="000000"/>
          <w:szCs w:val="21"/>
        </w:rPr>
      </w:pPr>
      <w:r>
        <w:rPr>
          <w:rFonts w:ascii="ＭＳ 明朝" w:eastAsia="ＭＳ 明朝" w:hAnsi="ＭＳ 明朝" w:cs="ＭＳ 明朝"/>
          <w:color w:val="000000"/>
          <w:szCs w:val="21"/>
        </w:rPr>
        <w:t>開示時に既に有していたもの</w:t>
      </w:r>
    </w:p>
    <w:p w14:paraId="7CCB5196" w14:textId="77777777" w:rsidR="00EF3AB2" w:rsidRDefault="006D59AE">
      <w:pPr>
        <w:numPr>
          <w:ilvl w:val="0"/>
          <w:numId w:val="5"/>
        </w:numPr>
        <w:pBdr>
          <w:top w:val="nil"/>
          <w:left w:val="nil"/>
          <w:bottom w:val="nil"/>
          <w:right w:val="nil"/>
          <w:between w:val="nil"/>
        </w:pBdr>
        <w:tabs>
          <w:tab w:val="left" w:pos="426"/>
          <w:tab w:val="left" w:pos="567"/>
          <w:tab w:val="left" w:pos="851"/>
        </w:tabs>
        <w:ind w:hanging="278"/>
        <w:rPr>
          <w:rFonts w:ascii="ＭＳ 明朝" w:eastAsia="ＭＳ 明朝" w:hAnsi="ＭＳ 明朝" w:cs="ＭＳ 明朝"/>
          <w:color w:val="000000"/>
          <w:szCs w:val="21"/>
        </w:rPr>
      </w:pPr>
      <w:r>
        <w:rPr>
          <w:rFonts w:ascii="ＭＳ 明朝" w:eastAsia="ＭＳ 明朝" w:hAnsi="ＭＳ 明朝" w:cs="ＭＳ 明朝"/>
          <w:color w:val="000000"/>
          <w:szCs w:val="21"/>
        </w:rPr>
        <w:t>開示後に自己の責めに帰し得ない事由により公知となったもの</w:t>
      </w:r>
    </w:p>
    <w:p w14:paraId="7CCB5197" w14:textId="77777777" w:rsidR="00EF3AB2" w:rsidRDefault="006D59AE">
      <w:pPr>
        <w:numPr>
          <w:ilvl w:val="0"/>
          <w:numId w:val="5"/>
        </w:numPr>
        <w:pBdr>
          <w:top w:val="nil"/>
          <w:left w:val="nil"/>
          <w:bottom w:val="nil"/>
          <w:right w:val="nil"/>
          <w:between w:val="nil"/>
        </w:pBdr>
        <w:tabs>
          <w:tab w:val="left" w:pos="426"/>
          <w:tab w:val="left" w:pos="567"/>
          <w:tab w:val="left" w:pos="851"/>
        </w:tabs>
        <w:ind w:hanging="278"/>
        <w:rPr>
          <w:rFonts w:ascii="ＭＳ 明朝" w:eastAsia="ＭＳ 明朝" w:hAnsi="ＭＳ 明朝" w:cs="ＭＳ 明朝"/>
          <w:color w:val="000000"/>
          <w:szCs w:val="21"/>
        </w:rPr>
      </w:pPr>
      <w:r>
        <w:rPr>
          <w:rFonts w:ascii="ＭＳ 明朝" w:eastAsia="ＭＳ 明朝" w:hAnsi="ＭＳ 明朝" w:cs="ＭＳ 明朝"/>
          <w:color w:val="000000"/>
          <w:szCs w:val="21"/>
        </w:rPr>
        <w:t>開示後に第三者から秘密保持義務を負うことなく適法に取得したもの</w:t>
      </w:r>
    </w:p>
    <w:p w14:paraId="7CCB5198" w14:textId="77777777" w:rsidR="00EF3AB2" w:rsidRDefault="006D59AE">
      <w:pPr>
        <w:numPr>
          <w:ilvl w:val="0"/>
          <w:numId w:val="5"/>
        </w:numPr>
        <w:pBdr>
          <w:top w:val="nil"/>
          <w:left w:val="nil"/>
          <w:bottom w:val="nil"/>
          <w:right w:val="nil"/>
          <w:between w:val="nil"/>
        </w:pBdr>
        <w:tabs>
          <w:tab w:val="left" w:pos="426"/>
          <w:tab w:val="left" w:pos="567"/>
          <w:tab w:val="left" w:pos="851"/>
        </w:tabs>
        <w:ind w:hanging="278"/>
        <w:rPr>
          <w:rFonts w:ascii="ＭＳ 明朝" w:eastAsia="ＭＳ 明朝" w:hAnsi="ＭＳ 明朝" w:cs="ＭＳ 明朝"/>
          <w:color w:val="000000"/>
          <w:szCs w:val="21"/>
        </w:rPr>
      </w:pPr>
      <w:r>
        <w:rPr>
          <w:rFonts w:ascii="ＭＳ 明朝" w:eastAsia="ＭＳ 明朝" w:hAnsi="ＭＳ 明朝" w:cs="ＭＳ 明朝"/>
          <w:color w:val="000000"/>
          <w:szCs w:val="21"/>
        </w:rPr>
        <w:t>開示の前後を問わず自ら独自に開発したことを証明し得るもの</w:t>
      </w:r>
    </w:p>
    <w:p w14:paraId="7CCB5199" w14:textId="12D0C57E" w:rsidR="00EF3AB2" w:rsidRDefault="006D59AE">
      <w:pPr>
        <w:numPr>
          <w:ilvl w:val="0"/>
          <w:numId w:val="9"/>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甲及び乙は、相手方の秘密情報を自己の関連会社を含む第三者に開示、譲渡せず、かつ契約要項</w:t>
      </w:r>
      <w:r w:rsidR="001E43AF">
        <w:rPr>
          <w:rFonts w:ascii="ＭＳ 明朝" w:eastAsia="ＭＳ 明朝" w:hAnsi="ＭＳ 明朝" w:cs="ＭＳ 明朝" w:hint="eastAsia"/>
          <w:color w:val="000000"/>
          <w:szCs w:val="21"/>
        </w:rPr>
        <w:t>2</w:t>
      </w:r>
      <w:r>
        <w:rPr>
          <w:rFonts w:ascii="ＭＳ 明朝" w:eastAsia="ＭＳ 明朝" w:hAnsi="ＭＳ 明朝" w:cs="ＭＳ 明朝"/>
          <w:color w:val="000000"/>
          <w:szCs w:val="21"/>
        </w:rPr>
        <w:t>に定める目的達成に必要な範囲以外では使用（複製を含む。）しないものとする。但し、甲及び乙は、相手方の事前の承諾を得た場合、第三者に相手方の秘密情報を開示できるものとし、当該第三者に本条に定める義務と同様の義務を課し、遵守させるものとする。</w:t>
      </w:r>
    </w:p>
    <w:p w14:paraId="7CCB519A" w14:textId="77777777" w:rsidR="00EF3AB2" w:rsidRDefault="006D59AE">
      <w:pPr>
        <w:numPr>
          <w:ilvl w:val="0"/>
          <w:numId w:val="9"/>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甲及び乙は、相手方から要請があった場合、すみやかに秘密情報（複製物を含む。）を相手方に返還、廃棄又は消去するものとする。</w:t>
      </w:r>
    </w:p>
    <w:p w14:paraId="7CCB519B" w14:textId="77777777" w:rsidR="00EF3AB2" w:rsidRDefault="006D59AE">
      <w:pPr>
        <w:numPr>
          <w:ilvl w:val="0"/>
          <w:numId w:val="9"/>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本条の定めは、本件業務の実施期間終了後５年間に限り有効に存続するものとする。</w:t>
      </w:r>
    </w:p>
    <w:p w14:paraId="7CCB519C" w14:textId="77777777" w:rsidR="00EF3AB2" w:rsidRDefault="00EF3AB2">
      <w:pPr>
        <w:rPr>
          <w:rFonts w:ascii="ＭＳ 明朝" w:eastAsia="ＭＳ 明朝" w:hAnsi="ＭＳ 明朝" w:cs="ＭＳ 明朝"/>
        </w:rPr>
      </w:pPr>
    </w:p>
    <w:p w14:paraId="7CCB519D"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（契約の変更）</w:t>
      </w:r>
    </w:p>
    <w:p w14:paraId="7CCB519E" w14:textId="77777777" w:rsidR="00EF3AB2" w:rsidRDefault="006D59AE">
      <w:pPr>
        <w:ind w:left="420"/>
        <w:rPr>
          <w:rFonts w:ascii="ＭＳ 明朝" w:eastAsia="ＭＳ 明朝" w:hAnsi="ＭＳ 明朝" w:cs="ＭＳ 明朝"/>
        </w:rPr>
      </w:pPr>
      <w:r>
        <w:rPr>
          <w:rFonts w:ascii="ＭＳ 明朝" w:eastAsia="ＭＳ 明朝" w:hAnsi="ＭＳ 明朝" w:cs="ＭＳ 明朝"/>
        </w:rPr>
        <w:t>本契約の一部を変更する必要が生じた場合は、甲乙協議の上、書面又は電磁的記録の方法により、これを変更することができる。</w:t>
      </w:r>
    </w:p>
    <w:p w14:paraId="7CCB519F" w14:textId="77777777" w:rsidR="00EF3AB2" w:rsidRDefault="00EF3AB2">
      <w:pPr>
        <w:rPr>
          <w:rFonts w:ascii="ＭＳ 明朝" w:eastAsia="ＭＳ 明朝" w:hAnsi="ＭＳ 明朝" w:cs="ＭＳ 明朝"/>
        </w:rPr>
      </w:pPr>
    </w:p>
    <w:p w14:paraId="7CCB51A0"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（契約の解除）</w:t>
      </w:r>
    </w:p>
    <w:p w14:paraId="7CCB51A1" w14:textId="77777777" w:rsidR="00EF3AB2" w:rsidRDefault="006D59AE">
      <w:pPr>
        <w:numPr>
          <w:ilvl w:val="0"/>
          <w:numId w:val="10"/>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甲及び乙は、相手方に次の各号のいずれかに該当する事由が生じたときは、相手方に対して何ら催告を要さず、本契約の全部又は一部を解除することができる。</w:t>
      </w:r>
    </w:p>
    <w:p w14:paraId="7CCB51A2" w14:textId="77777777" w:rsidR="00EF3AB2" w:rsidRDefault="006D59AE">
      <w:pPr>
        <w:numPr>
          <w:ilvl w:val="0"/>
          <w:numId w:val="1"/>
        </w:numPr>
        <w:pBdr>
          <w:top w:val="nil"/>
          <w:left w:val="nil"/>
          <w:bottom w:val="nil"/>
          <w:right w:val="nil"/>
          <w:between w:val="nil"/>
        </w:pBdr>
        <w:tabs>
          <w:tab w:val="left" w:pos="567"/>
          <w:tab w:val="left" w:pos="709"/>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t>監督官庁により、免許の取消、営業停止などの処分を受けたとき</w:t>
      </w:r>
    </w:p>
    <w:p w14:paraId="7CCB51A3" w14:textId="77777777" w:rsidR="00EF3AB2" w:rsidRDefault="006D59AE">
      <w:pPr>
        <w:numPr>
          <w:ilvl w:val="0"/>
          <w:numId w:val="1"/>
        </w:numPr>
        <w:pBdr>
          <w:top w:val="nil"/>
          <w:left w:val="nil"/>
          <w:bottom w:val="nil"/>
          <w:right w:val="nil"/>
          <w:between w:val="nil"/>
        </w:pBdr>
        <w:tabs>
          <w:tab w:val="left" w:pos="567"/>
          <w:tab w:val="left" w:pos="709"/>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t>手形又は小切手の不渡りが生じたとき、もしくは支払停止の状態に陥ったとき</w:t>
      </w:r>
    </w:p>
    <w:p w14:paraId="7CCB51A4" w14:textId="77777777" w:rsidR="00EF3AB2" w:rsidRDefault="006D59AE">
      <w:pPr>
        <w:numPr>
          <w:ilvl w:val="0"/>
          <w:numId w:val="1"/>
        </w:numPr>
        <w:pBdr>
          <w:top w:val="nil"/>
          <w:left w:val="nil"/>
          <w:bottom w:val="nil"/>
          <w:right w:val="nil"/>
          <w:between w:val="nil"/>
        </w:pBdr>
        <w:tabs>
          <w:tab w:val="left" w:pos="567"/>
          <w:tab w:val="left" w:pos="709"/>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t>第三者より仮差押、仮処分、強制執行などを受けたとき、又は租税公課の滞納処分を受けたとき</w:t>
      </w:r>
    </w:p>
    <w:p w14:paraId="7CCB51A5" w14:textId="77777777" w:rsidR="00EF3AB2" w:rsidRDefault="006D59AE">
      <w:pPr>
        <w:numPr>
          <w:ilvl w:val="0"/>
          <w:numId w:val="1"/>
        </w:numPr>
        <w:pBdr>
          <w:top w:val="nil"/>
          <w:left w:val="nil"/>
          <w:bottom w:val="nil"/>
          <w:right w:val="nil"/>
          <w:between w:val="nil"/>
        </w:pBdr>
        <w:tabs>
          <w:tab w:val="left" w:pos="567"/>
          <w:tab w:val="left" w:pos="709"/>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lastRenderedPageBreak/>
        <w:t>破産、民事再生手続、会社更生手続開始の申立等があったとき</w:t>
      </w:r>
    </w:p>
    <w:p w14:paraId="7CCB51A6" w14:textId="77777777" w:rsidR="00EF3AB2" w:rsidRDefault="006D59AE">
      <w:pPr>
        <w:numPr>
          <w:ilvl w:val="0"/>
          <w:numId w:val="1"/>
        </w:numPr>
        <w:pBdr>
          <w:top w:val="nil"/>
          <w:left w:val="nil"/>
          <w:bottom w:val="nil"/>
          <w:right w:val="nil"/>
          <w:between w:val="nil"/>
        </w:pBdr>
        <w:tabs>
          <w:tab w:val="left" w:pos="567"/>
          <w:tab w:val="left" w:pos="709"/>
          <w:tab w:val="left" w:pos="851"/>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t>その他財務状態が著しく悪化し又は悪化のおそれがあるとき</w:t>
      </w:r>
    </w:p>
    <w:p w14:paraId="7CCB51A7" w14:textId="77777777" w:rsidR="00EF3AB2" w:rsidRDefault="006D59AE">
      <w:pPr>
        <w:numPr>
          <w:ilvl w:val="0"/>
          <w:numId w:val="1"/>
        </w:numPr>
        <w:pBdr>
          <w:top w:val="nil"/>
          <w:left w:val="nil"/>
          <w:bottom w:val="nil"/>
          <w:right w:val="nil"/>
          <w:between w:val="nil"/>
        </w:pBdr>
        <w:tabs>
          <w:tab w:val="left" w:pos="567"/>
          <w:tab w:val="left" w:pos="709"/>
          <w:tab w:val="left" w:pos="851"/>
        </w:tabs>
        <w:ind w:left="851" w:hanging="425"/>
        <w:rPr>
          <w:rFonts w:ascii="ＭＳ 明朝" w:eastAsia="ＭＳ 明朝" w:hAnsi="ＭＳ 明朝" w:cs="ＭＳ 明朝"/>
          <w:color w:val="000000"/>
          <w:szCs w:val="21"/>
        </w:rPr>
      </w:pPr>
      <w:r>
        <w:rPr>
          <w:rFonts w:ascii="ＭＳ 明朝" w:eastAsia="ＭＳ 明朝" w:hAnsi="ＭＳ 明朝" w:cs="ＭＳ 明朝"/>
          <w:color w:val="000000"/>
          <w:szCs w:val="21"/>
        </w:rPr>
        <w:t>甲乙間の信頼関係が破壊されるに至ったとき</w:t>
      </w:r>
    </w:p>
    <w:p w14:paraId="7CCB51A8" w14:textId="39CF80FD" w:rsidR="00EF3AB2" w:rsidRDefault="006D59AE">
      <w:pPr>
        <w:numPr>
          <w:ilvl w:val="0"/>
          <w:numId w:val="10"/>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甲及び乙は、相手方が本契約に違反したときは、書面又は電磁的記録の方法をもって当該違反を是正するよう催告し、催告後</w:t>
      </w:r>
      <w:r w:rsidR="001E43AF">
        <w:rPr>
          <w:rFonts w:ascii="ＭＳ 明朝" w:eastAsia="ＭＳ 明朝" w:hAnsi="ＭＳ 明朝" w:cs="ＭＳ 明朝" w:hint="eastAsia"/>
          <w:color w:val="000000"/>
          <w:szCs w:val="21"/>
        </w:rPr>
        <w:t>7</w:t>
      </w:r>
      <w:r>
        <w:rPr>
          <w:rFonts w:ascii="ＭＳ 明朝" w:eastAsia="ＭＳ 明朝" w:hAnsi="ＭＳ 明朝" w:cs="ＭＳ 明朝"/>
          <w:color w:val="000000"/>
          <w:szCs w:val="21"/>
        </w:rPr>
        <w:t>営業日が経過しても是正されないときは、本契約を解除することができる。</w:t>
      </w:r>
    </w:p>
    <w:p w14:paraId="7CCB51A9" w14:textId="3293A0B9" w:rsidR="00EF3AB2" w:rsidRDefault="006D59AE">
      <w:pPr>
        <w:numPr>
          <w:ilvl w:val="0"/>
          <w:numId w:val="10"/>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止むを得ない事情がある場合は、協議の上、本契約を解除することができる。その場合において、甲は、乙に対し、当該解除時までの本件業務に対する対価及び経費の支払いをしなければならない。当該対価の額は、契約要項</w:t>
      </w:r>
      <w:r w:rsidR="001E43AF">
        <w:rPr>
          <w:rFonts w:ascii="ＭＳ 明朝" w:eastAsia="ＭＳ 明朝" w:hAnsi="ＭＳ 明朝" w:cs="ＭＳ 明朝" w:hint="eastAsia"/>
          <w:color w:val="000000"/>
          <w:szCs w:val="21"/>
        </w:rPr>
        <w:t>6</w:t>
      </w:r>
      <w:r>
        <w:rPr>
          <w:rFonts w:ascii="ＭＳ 明朝" w:eastAsia="ＭＳ 明朝" w:hAnsi="ＭＳ 明朝" w:cs="ＭＳ 明朝"/>
          <w:color w:val="000000"/>
          <w:szCs w:val="21"/>
        </w:rPr>
        <w:t>に定められた対価に解除時までに乙が行った履行の割合を乗じた額（消費税は別途加算）とする。</w:t>
      </w:r>
    </w:p>
    <w:p w14:paraId="7CCB51AA" w14:textId="77777777" w:rsidR="00EF3AB2" w:rsidRDefault="00EF3AB2">
      <w:pPr>
        <w:rPr>
          <w:rFonts w:ascii="ＭＳ 明朝" w:eastAsia="ＭＳ 明朝" w:hAnsi="ＭＳ 明朝" w:cs="ＭＳ 明朝"/>
          <w:color w:val="0033CC"/>
        </w:rPr>
      </w:pPr>
    </w:p>
    <w:p w14:paraId="7CCB51AB" w14:textId="77777777" w:rsidR="00EF3AB2" w:rsidRDefault="006D59AE">
      <w:pPr>
        <w:numPr>
          <w:ilvl w:val="0"/>
          <w:numId w:val="2"/>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（反社会的勢力の排除）</w:t>
      </w:r>
    </w:p>
    <w:p w14:paraId="7CCB51AC" w14:textId="77777777" w:rsidR="00EF3AB2" w:rsidRDefault="006D59AE">
      <w:pPr>
        <w:numPr>
          <w:ilvl w:val="0"/>
          <w:numId w:val="3"/>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甲及び乙は、相手方に対して、現在又は将来にわたって、次の各号を表明し、保証する。</w:t>
      </w:r>
    </w:p>
    <w:p w14:paraId="7CCB51AD" w14:textId="77777777" w:rsidR="00EF3AB2" w:rsidRDefault="006D59AE">
      <w:pPr>
        <w:numPr>
          <w:ilvl w:val="0"/>
          <w:numId w:val="4"/>
        </w:numPr>
        <w:pBdr>
          <w:top w:val="nil"/>
          <w:left w:val="nil"/>
          <w:bottom w:val="nil"/>
          <w:right w:val="nil"/>
          <w:between w:val="nil"/>
        </w:pBdr>
        <w:tabs>
          <w:tab w:val="left" w:pos="567"/>
          <w:tab w:val="left" w:pos="851"/>
        </w:tabs>
        <w:ind w:firstLine="426"/>
        <w:rPr>
          <w:rFonts w:ascii="ＭＳ 明朝" w:eastAsia="ＭＳ 明朝" w:hAnsi="ＭＳ 明朝" w:cs="ＭＳ 明朝"/>
          <w:color w:val="000000"/>
          <w:szCs w:val="21"/>
        </w:rPr>
      </w:pPr>
      <w:r>
        <w:rPr>
          <w:rFonts w:ascii="ＭＳ 明朝" w:eastAsia="ＭＳ 明朝" w:hAnsi="ＭＳ 明朝" w:cs="ＭＳ 明朝"/>
          <w:color w:val="000000"/>
          <w:szCs w:val="21"/>
        </w:rPr>
        <w:t>自らが暴力団､暴力団関係企業､総会屋､もしくはこれらに準ずる反社会的勢力（以下「反社会的</w:t>
      </w:r>
    </w:p>
    <w:p w14:paraId="7CCB51AE" w14:textId="77777777" w:rsidR="00EF3AB2" w:rsidRDefault="006D59AE">
      <w:pPr>
        <w:pBdr>
          <w:top w:val="nil"/>
          <w:left w:val="nil"/>
          <w:bottom w:val="nil"/>
          <w:right w:val="nil"/>
          <w:between w:val="nil"/>
        </w:pBdr>
        <w:tabs>
          <w:tab w:val="left" w:pos="851"/>
          <w:tab w:val="left" w:pos="993"/>
        </w:tabs>
        <w:ind w:left="348" w:firstLine="630"/>
        <w:rPr>
          <w:color w:val="000000"/>
          <w:szCs w:val="21"/>
        </w:rPr>
      </w:pPr>
      <w:r>
        <w:rPr>
          <w:rFonts w:ascii="ＭＳ 明朝" w:eastAsia="ＭＳ 明朝" w:hAnsi="ＭＳ 明朝" w:cs="ＭＳ 明朝"/>
          <w:color w:val="000000"/>
          <w:szCs w:val="21"/>
        </w:rPr>
        <w:t>勢力」という。）ではないこと又は反社会的勢力の支配・影響を受けていないこと。</w:t>
      </w:r>
    </w:p>
    <w:p w14:paraId="7CCB51AF" w14:textId="77777777" w:rsidR="00EF3AB2" w:rsidRDefault="006D59AE">
      <w:pPr>
        <w:numPr>
          <w:ilvl w:val="0"/>
          <w:numId w:val="4"/>
        </w:numPr>
        <w:pBdr>
          <w:top w:val="nil"/>
          <w:left w:val="nil"/>
          <w:bottom w:val="nil"/>
          <w:right w:val="nil"/>
          <w:between w:val="nil"/>
        </w:pBdr>
        <w:tabs>
          <w:tab w:val="left" w:pos="851"/>
        </w:tabs>
        <w:ind w:firstLine="426"/>
        <w:rPr>
          <w:rFonts w:ascii="ＭＳ 明朝" w:eastAsia="ＭＳ 明朝" w:hAnsi="ＭＳ 明朝" w:cs="ＭＳ 明朝"/>
          <w:color w:val="000000"/>
          <w:szCs w:val="21"/>
        </w:rPr>
      </w:pPr>
      <w:r>
        <w:rPr>
          <w:rFonts w:ascii="ＭＳ 明朝" w:eastAsia="ＭＳ 明朝" w:hAnsi="ＭＳ 明朝" w:cs="ＭＳ 明朝"/>
          <w:color w:val="000000"/>
          <w:szCs w:val="21"/>
        </w:rPr>
        <w:t>自己の役員､従業員が反社会的勢力の構成員又はそれに準ずる関係者ではないこと。</w:t>
      </w:r>
    </w:p>
    <w:p w14:paraId="7CCB51B0" w14:textId="77777777" w:rsidR="00EF3AB2" w:rsidRDefault="006D59AE">
      <w:pPr>
        <w:numPr>
          <w:ilvl w:val="0"/>
          <w:numId w:val="4"/>
        </w:numPr>
        <w:pBdr>
          <w:top w:val="nil"/>
          <w:left w:val="nil"/>
          <w:bottom w:val="nil"/>
          <w:right w:val="nil"/>
          <w:between w:val="nil"/>
        </w:pBdr>
        <w:tabs>
          <w:tab w:val="left" w:pos="851"/>
        </w:tabs>
        <w:ind w:firstLine="426"/>
        <w:rPr>
          <w:rFonts w:ascii="ＭＳ 明朝" w:eastAsia="ＭＳ 明朝" w:hAnsi="ＭＳ 明朝" w:cs="ＭＳ 明朝"/>
          <w:color w:val="000000"/>
          <w:szCs w:val="21"/>
        </w:rPr>
      </w:pPr>
      <w:r>
        <w:rPr>
          <w:rFonts w:ascii="ＭＳ 明朝" w:eastAsia="ＭＳ 明朝" w:hAnsi="ＭＳ 明朝" w:cs="ＭＳ 明朝"/>
          <w:color w:val="000000"/>
          <w:szCs w:val="21"/>
        </w:rPr>
        <w:t>本契約の履行が反社会的勢力の運営に資することがないこと、又はその活動を助長するおそれが</w:t>
      </w:r>
    </w:p>
    <w:p w14:paraId="7CCB51B1" w14:textId="77777777" w:rsidR="00EF3AB2" w:rsidRDefault="006D59AE">
      <w:pPr>
        <w:pBdr>
          <w:top w:val="nil"/>
          <w:left w:val="nil"/>
          <w:bottom w:val="nil"/>
          <w:right w:val="nil"/>
          <w:between w:val="nil"/>
        </w:pBdr>
        <w:tabs>
          <w:tab w:val="left" w:pos="993"/>
        </w:tabs>
        <w:ind w:left="348" w:firstLine="630"/>
        <w:rPr>
          <w:rFonts w:ascii="ＭＳ 明朝" w:eastAsia="ＭＳ 明朝" w:hAnsi="ＭＳ 明朝" w:cs="ＭＳ 明朝"/>
          <w:color w:val="000000"/>
          <w:szCs w:val="21"/>
        </w:rPr>
      </w:pPr>
      <w:r>
        <w:rPr>
          <w:rFonts w:ascii="ＭＳ 明朝" w:eastAsia="ＭＳ 明朝" w:hAnsi="ＭＳ 明朝" w:cs="ＭＳ 明朝"/>
          <w:color w:val="000000"/>
          <w:szCs w:val="21"/>
        </w:rPr>
        <w:t>ないこと。</w:t>
      </w:r>
    </w:p>
    <w:p w14:paraId="7CCB51B2" w14:textId="77777777" w:rsidR="00EF3AB2" w:rsidRDefault="006D59AE">
      <w:pPr>
        <w:numPr>
          <w:ilvl w:val="0"/>
          <w:numId w:val="3"/>
        </w:numPr>
        <w:pBdr>
          <w:top w:val="nil"/>
          <w:left w:val="nil"/>
          <w:bottom w:val="nil"/>
          <w:right w:val="nil"/>
          <w:between w:val="nil"/>
        </w:pBdr>
        <w:rPr>
          <w:rFonts w:ascii="ＭＳ 明朝" w:eastAsia="ＭＳ 明朝" w:hAnsi="ＭＳ 明朝" w:cs="ＭＳ 明朝"/>
          <w:color w:val="000000"/>
          <w:szCs w:val="21"/>
        </w:rPr>
      </w:pPr>
      <w:r>
        <w:rPr>
          <w:rFonts w:ascii="ＭＳ 明朝" w:eastAsia="ＭＳ 明朝" w:hAnsi="ＭＳ 明朝" w:cs="ＭＳ 明朝"/>
          <w:color w:val="000000"/>
          <w:szCs w:val="21"/>
        </w:rPr>
        <w:t>甲又は乙は、相手方が前項に違反した場合は、相手方に対して何ら通知・催告を行うことなく､本契約を解除することができ、当該解除により相手方に損害が生じても、解除した当事者は賠償又は補償の責めを負わない。</w:t>
      </w:r>
    </w:p>
    <w:p w14:paraId="7CCB51B3" w14:textId="77777777" w:rsidR="00EF3AB2" w:rsidRDefault="00EF3AB2">
      <w:pPr>
        <w:ind w:left="381" w:hanging="381"/>
        <w:rPr>
          <w:rFonts w:ascii="ＭＳ 明朝" w:eastAsia="ＭＳ 明朝" w:hAnsi="ＭＳ 明朝" w:cs="ＭＳ 明朝"/>
        </w:rPr>
      </w:pPr>
    </w:p>
    <w:p w14:paraId="7CCB51B4" w14:textId="77777777" w:rsidR="00EF3AB2" w:rsidRDefault="006D59AE">
      <w:pPr>
        <w:numPr>
          <w:ilvl w:val="0"/>
          <w:numId w:val="2"/>
        </w:numPr>
        <w:pBdr>
          <w:top w:val="nil"/>
          <w:left w:val="nil"/>
          <w:bottom w:val="nil"/>
          <w:right w:val="nil"/>
          <w:between w:val="nil"/>
        </w:pBdr>
        <w:tabs>
          <w:tab w:val="left" w:pos="851"/>
        </w:tabs>
        <w:rPr>
          <w:rFonts w:ascii="ＭＳ 明朝" w:eastAsia="ＭＳ 明朝" w:hAnsi="ＭＳ 明朝" w:cs="ＭＳ 明朝"/>
          <w:color w:val="000000"/>
          <w:szCs w:val="21"/>
        </w:rPr>
      </w:pPr>
      <w:r>
        <w:rPr>
          <w:rFonts w:ascii="ＭＳ 明朝" w:eastAsia="ＭＳ 明朝" w:hAnsi="ＭＳ 明朝" w:cs="ＭＳ 明朝"/>
          <w:color w:val="000000"/>
          <w:szCs w:val="21"/>
        </w:rPr>
        <w:t>（通知義務）</w:t>
      </w:r>
    </w:p>
    <w:p w14:paraId="7CCB51B5" w14:textId="77777777" w:rsidR="00EF3AB2" w:rsidRDefault="006D59AE">
      <w:pPr>
        <w:ind w:left="424"/>
        <w:rPr>
          <w:rFonts w:ascii="ＭＳ 明朝" w:eastAsia="ＭＳ 明朝" w:hAnsi="ＭＳ 明朝" w:cs="ＭＳ 明朝"/>
        </w:rPr>
      </w:pPr>
      <w:r>
        <w:rPr>
          <w:rFonts w:ascii="ＭＳ 明朝" w:eastAsia="ＭＳ 明朝" w:hAnsi="ＭＳ 明朝" w:cs="ＭＳ 明朝"/>
        </w:rPr>
        <w:t>甲及び乙は、次の各号のいずれかに該当する事由が生じたときは、遅滞なく相手方にその事実を通知する。</w:t>
      </w:r>
    </w:p>
    <w:p w14:paraId="7CCB51B6" w14:textId="6A061662" w:rsidR="00EF3AB2" w:rsidRDefault="006D59AE">
      <w:pPr>
        <w:numPr>
          <w:ilvl w:val="0"/>
          <w:numId w:val="11"/>
        </w:numPr>
        <w:tabs>
          <w:tab w:val="left" w:pos="851"/>
        </w:tabs>
        <w:ind w:left="814" w:hanging="388"/>
        <w:rPr>
          <w:rFonts w:ascii="ＭＳ 明朝" w:eastAsia="ＭＳ 明朝" w:hAnsi="ＭＳ 明朝" w:cs="ＭＳ 明朝"/>
        </w:rPr>
      </w:pPr>
      <w:r>
        <w:rPr>
          <w:rFonts w:ascii="ＭＳ 明朝" w:eastAsia="ＭＳ 明朝" w:hAnsi="ＭＳ 明朝" w:cs="ＭＳ 明朝"/>
        </w:rPr>
        <w:t>第</w:t>
      </w:r>
      <w:r w:rsidR="001E43AF">
        <w:rPr>
          <w:rFonts w:ascii="ＭＳ 明朝" w:eastAsia="ＭＳ 明朝" w:hAnsi="ＭＳ 明朝" w:cs="ＭＳ 明朝" w:hint="eastAsia"/>
        </w:rPr>
        <w:t>8</w:t>
      </w:r>
      <w:r>
        <w:rPr>
          <w:rFonts w:ascii="ＭＳ 明朝" w:eastAsia="ＭＳ 明朝" w:hAnsi="ＭＳ 明朝" w:cs="ＭＳ 明朝"/>
        </w:rPr>
        <w:t>条第</w:t>
      </w:r>
      <w:r w:rsidR="001E43AF">
        <w:rPr>
          <w:rFonts w:ascii="ＭＳ 明朝" w:eastAsia="ＭＳ 明朝" w:hAnsi="ＭＳ 明朝" w:cs="ＭＳ 明朝" w:hint="eastAsia"/>
        </w:rPr>
        <w:t>1</w:t>
      </w:r>
      <w:r>
        <w:rPr>
          <w:rFonts w:ascii="ＭＳ 明朝" w:eastAsia="ＭＳ 明朝" w:hAnsi="ＭＳ 明朝" w:cs="ＭＳ 明朝"/>
        </w:rPr>
        <w:t>項の各号に該当する事実が生じたとき</w:t>
      </w:r>
    </w:p>
    <w:p w14:paraId="7CCB51B7" w14:textId="77777777" w:rsidR="00EF3AB2" w:rsidRDefault="006D59AE">
      <w:pPr>
        <w:numPr>
          <w:ilvl w:val="0"/>
          <w:numId w:val="11"/>
        </w:numPr>
        <w:tabs>
          <w:tab w:val="left" w:pos="851"/>
        </w:tabs>
        <w:ind w:hanging="360"/>
        <w:rPr>
          <w:rFonts w:ascii="ＭＳ 明朝" w:eastAsia="ＭＳ 明朝" w:hAnsi="ＭＳ 明朝" w:cs="ＭＳ 明朝"/>
        </w:rPr>
      </w:pPr>
      <w:r>
        <w:rPr>
          <w:rFonts w:ascii="ＭＳ 明朝" w:eastAsia="ＭＳ 明朝" w:hAnsi="ＭＳ 明朝" w:cs="ＭＳ 明朝"/>
        </w:rPr>
        <w:t>住所、代表者、商号、その他取引上重要な事項の変更が生じたとき</w:t>
      </w:r>
    </w:p>
    <w:p w14:paraId="7CCB51B8" w14:textId="77777777" w:rsidR="00EF3AB2" w:rsidRDefault="006D59AE">
      <w:pPr>
        <w:numPr>
          <w:ilvl w:val="0"/>
          <w:numId w:val="11"/>
        </w:numPr>
        <w:tabs>
          <w:tab w:val="left" w:pos="851"/>
        </w:tabs>
        <w:ind w:hanging="360"/>
        <w:rPr>
          <w:rFonts w:ascii="ＭＳ 明朝" w:eastAsia="ＭＳ 明朝" w:hAnsi="ＭＳ 明朝" w:cs="ＭＳ 明朝"/>
        </w:rPr>
      </w:pPr>
      <w:r>
        <w:rPr>
          <w:rFonts w:ascii="ＭＳ 明朝" w:eastAsia="ＭＳ 明朝" w:hAnsi="ＭＳ 明朝" w:cs="ＭＳ 明朝"/>
        </w:rPr>
        <w:t>その他事業の状況に著しい変更をきたすおそれがあるとき</w:t>
      </w:r>
    </w:p>
    <w:p w14:paraId="7CCB51B9" w14:textId="77777777" w:rsidR="00EF3AB2" w:rsidRDefault="00EF3AB2">
      <w:pPr>
        <w:rPr>
          <w:rFonts w:ascii="ＭＳ 明朝" w:eastAsia="ＭＳ 明朝" w:hAnsi="ＭＳ 明朝" w:cs="ＭＳ 明朝"/>
        </w:rPr>
      </w:pPr>
    </w:p>
    <w:p w14:paraId="7CCB51BA" w14:textId="77777777" w:rsidR="00EF3AB2" w:rsidRDefault="006D59AE">
      <w:pPr>
        <w:numPr>
          <w:ilvl w:val="0"/>
          <w:numId w:val="2"/>
        </w:numPr>
        <w:pBdr>
          <w:top w:val="nil"/>
          <w:left w:val="nil"/>
          <w:bottom w:val="nil"/>
          <w:right w:val="nil"/>
          <w:between w:val="nil"/>
        </w:pBdr>
        <w:tabs>
          <w:tab w:val="left" w:pos="851"/>
        </w:tabs>
        <w:rPr>
          <w:rFonts w:ascii="ＭＳ 明朝" w:eastAsia="ＭＳ 明朝" w:hAnsi="ＭＳ 明朝" w:cs="ＭＳ 明朝"/>
          <w:color w:val="000000"/>
          <w:szCs w:val="21"/>
        </w:rPr>
      </w:pPr>
      <w:r>
        <w:rPr>
          <w:rFonts w:ascii="ＭＳ 明朝" w:eastAsia="ＭＳ 明朝" w:hAnsi="ＭＳ 明朝" w:cs="ＭＳ 明朝"/>
          <w:color w:val="000000"/>
          <w:szCs w:val="21"/>
        </w:rPr>
        <w:t>（地位の譲渡禁止）</w:t>
      </w:r>
    </w:p>
    <w:p w14:paraId="7CCB51BB" w14:textId="77777777" w:rsidR="00EF3AB2" w:rsidRDefault="006D59AE">
      <w:pPr>
        <w:ind w:left="420"/>
        <w:rPr>
          <w:rFonts w:ascii="ＭＳ 明朝" w:eastAsia="ＭＳ 明朝" w:hAnsi="ＭＳ 明朝" w:cs="ＭＳ 明朝"/>
        </w:rPr>
      </w:pPr>
      <w:r>
        <w:rPr>
          <w:rFonts w:ascii="ＭＳ 明朝" w:eastAsia="ＭＳ 明朝" w:hAnsi="ＭＳ 明朝" w:cs="ＭＳ 明朝"/>
          <w:color w:val="000000"/>
        </w:rPr>
        <w:t>甲及び乙</w:t>
      </w:r>
      <w:r>
        <w:rPr>
          <w:rFonts w:ascii="ＭＳ 明朝" w:eastAsia="ＭＳ 明朝" w:hAnsi="ＭＳ 明朝" w:cs="ＭＳ 明朝"/>
        </w:rPr>
        <w:t>は、相手方の承諾なく本契約に基づく権利義務を、第三者に譲渡し、又は担保に供してはならない。</w:t>
      </w:r>
    </w:p>
    <w:p w14:paraId="7CCB51BC" w14:textId="77777777" w:rsidR="00EF3AB2" w:rsidRDefault="00EF3AB2">
      <w:pPr>
        <w:rPr>
          <w:rFonts w:ascii="ＭＳ 明朝" w:eastAsia="ＭＳ 明朝" w:hAnsi="ＭＳ 明朝" w:cs="ＭＳ 明朝"/>
        </w:rPr>
      </w:pPr>
    </w:p>
    <w:p w14:paraId="7CCB51BD" w14:textId="77777777" w:rsidR="00EF3AB2" w:rsidRDefault="006D59AE">
      <w:pPr>
        <w:numPr>
          <w:ilvl w:val="0"/>
          <w:numId w:val="2"/>
        </w:numPr>
        <w:pBdr>
          <w:top w:val="nil"/>
          <w:left w:val="nil"/>
          <w:bottom w:val="nil"/>
          <w:right w:val="nil"/>
          <w:between w:val="nil"/>
        </w:pBdr>
        <w:tabs>
          <w:tab w:val="left" w:pos="851"/>
        </w:tabs>
        <w:rPr>
          <w:rFonts w:ascii="ＭＳ 明朝" w:eastAsia="ＭＳ 明朝" w:hAnsi="ＭＳ 明朝" w:cs="ＭＳ 明朝"/>
          <w:color w:val="000000"/>
          <w:szCs w:val="21"/>
        </w:rPr>
      </w:pPr>
      <w:r>
        <w:rPr>
          <w:rFonts w:ascii="ＭＳ 明朝" w:eastAsia="ＭＳ 明朝" w:hAnsi="ＭＳ 明朝" w:cs="ＭＳ 明朝"/>
          <w:color w:val="000000"/>
          <w:szCs w:val="21"/>
        </w:rPr>
        <w:t>（別途協議）</w:t>
      </w:r>
    </w:p>
    <w:p w14:paraId="7CCB51BE" w14:textId="77777777" w:rsidR="00EF3AB2" w:rsidRDefault="006D59AE">
      <w:pPr>
        <w:ind w:left="424"/>
        <w:rPr>
          <w:rFonts w:ascii="ＭＳ 明朝" w:eastAsia="ＭＳ 明朝" w:hAnsi="ＭＳ 明朝" w:cs="ＭＳ 明朝"/>
        </w:rPr>
      </w:pPr>
      <w:r>
        <w:rPr>
          <w:rFonts w:ascii="ＭＳ 明朝" w:eastAsia="ＭＳ 明朝" w:hAnsi="ＭＳ 明朝" w:cs="ＭＳ 明朝"/>
        </w:rPr>
        <w:t>本契約の条項に関して解釈上の疑義が生じたとき、又は本契約に定めがない事項が存するときは、甲乙協議の上、誠実にこれを解決するものとする。</w:t>
      </w:r>
    </w:p>
    <w:p w14:paraId="7CCB51BF" w14:textId="77777777" w:rsidR="00EF3AB2" w:rsidRDefault="00EF3AB2">
      <w:pPr>
        <w:rPr>
          <w:rFonts w:ascii="ＭＳ 明朝" w:eastAsia="ＭＳ 明朝" w:hAnsi="ＭＳ 明朝" w:cs="ＭＳ 明朝"/>
        </w:rPr>
      </w:pPr>
    </w:p>
    <w:p w14:paraId="7CCB51C0" w14:textId="77777777" w:rsidR="00EF3AB2" w:rsidRDefault="006D59AE">
      <w:pPr>
        <w:numPr>
          <w:ilvl w:val="0"/>
          <w:numId w:val="2"/>
        </w:numPr>
        <w:pBdr>
          <w:top w:val="nil"/>
          <w:left w:val="nil"/>
          <w:bottom w:val="nil"/>
          <w:right w:val="nil"/>
          <w:between w:val="nil"/>
        </w:pBdr>
        <w:tabs>
          <w:tab w:val="left" w:pos="851"/>
        </w:tabs>
        <w:rPr>
          <w:rFonts w:ascii="ＭＳ 明朝" w:eastAsia="ＭＳ 明朝" w:hAnsi="ＭＳ 明朝" w:cs="ＭＳ 明朝"/>
          <w:color w:val="000000"/>
          <w:szCs w:val="21"/>
        </w:rPr>
      </w:pPr>
      <w:r>
        <w:rPr>
          <w:rFonts w:ascii="ＭＳ 明朝" w:eastAsia="ＭＳ 明朝" w:hAnsi="ＭＳ 明朝" w:cs="ＭＳ 明朝"/>
          <w:color w:val="000000"/>
          <w:szCs w:val="21"/>
        </w:rPr>
        <w:t>（損害賠償）</w:t>
      </w:r>
    </w:p>
    <w:p w14:paraId="7CCB51C1" w14:textId="5A6F5362" w:rsidR="00EF3AB2" w:rsidRDefault="006D59AE">
      <w:pPr>
        <w:numPr>
          <w:ilvl w:val="0"/>
          <w:numId w:val="6"/>
        </w:numPr>
        <w:pBdr>
          <w:top w:val="nil"/>
          <w:left w:val="nil"/>
          <w:bottom w:val="nil"/>
          <w:right w:val="nil"/>
          <w:between w:val="nil"/>
        </w:pBdr>
        <w:jc w:val="left"/>
        <w:rPr>
          <w:rFonts w:ascii="ＭＳ 明朝" w:eastAsia="ＭＳ 明朝" w:hAnsi="ＭＳ 明朝" w:cs="ＭＳ 明朝"/>
          <w:color w:val="000000"/>
          <w:szCs w:val="21"/>
        </w:rPr>
      </w:pPr>
      <w:r>
        <w:rPr>
          <w:rFonts w:ascii="ＭＳ 明朝" w:eastAsia="ＭＳ 明朝" w:hAnsi="ＭＳ 明朝" w:cs="ＭＳ 明朝"/>
          <w:color w:val="000000"/>
          <w:szCs w:val="21"/>
        </w:rPr>
        <w:t>甲は、本契約より生じる債務の弁済を怠ったときは、乙に対して支払期日の翌日から完済の日までその怠ったときの法定利率に従い遅延損害金を支払う。</w:t>
      </w:r>
    </w:p>
    <w:p w14:paraId="7CCB51C2" w14:textId="74BDC743" w:rsidR="00EF3AB2" w:rsidRDefault="006D59AE">
      <w:pPr>
        <w:numPr>
          <w:ilvl w:val="0"/>
          <w:numId w:val="6"/>
        </w:numPr>
        <w:pBdr>
          <w:top w:val="nil"/>
          <w:left w:val="nil"/>
          <w:bottom w:val="nil"/>
          <w:right w:val="nil"/>
          <w:between w:val="nil"/>
        </w:pBdr>
        <w:jc w:val="left"/>
        <w:rPr>
          <w:color w:val="000000"/>
          <w:sz w:val="20"/>
          <w:szCs w:val="20"/>
        </w:rPr>
      </w:pPr>
      <w:r>
        <w:rPr>
          <w:rFonts w:ascii="ＭＳ 明朝" w:eastAsia="ＭＳ 明朝" w:hAnsi="ＭＳ 明朝" w:cs="ＭＳ 明朝"/>
          <w:color w:val="000000"/>
          <w:szCs w:val="21"/>
        </w:rPr>
        <w:t>甲及び乙は、相手方が本契約に違反したことにより損害を被った場合、相手方に対して当該違反行為により直接の結果として現実に被った通常の損害（特別損害、間接損害、逸失利益は含まない）の賠償を契約要項</w:t>
      </w:r>
      <w:r w:rsidR="001E43AF">
        <w:rPr>
          <w:rFonts w:ascii="ＭＳ 明朝" w:eastAsia="ＭＳ 明朝" w:hAnsi="ＭＳ 明朝" w:cs="ＭＳ 明朝" w:hint="eastAsia"/>
          <w:color w:val="000000"/>
          <w:szCs w:val="21"/>
        </w:rPr>
        <w:t>6</w:t>
      </w:r>
      <w:r>
        <w:rPr>
          <w:rFonts w:ascii="ＭＳ 明朝" w:eastAsia="ＭＳ 明朝" w:hAnsi="ＭＳ 明朝" w:cs="ＭＳ 明朝"/>
          <w:color w:val="000000"/>
          <w:szCs w:val="21"/>
        </w:rPr>
        <w:t>に定める対価の限度内で請求することができるものとする。</w:t>
      </w:r>
    </w:p>
    <w:p w14:paraId="7CCB51C3" w14:textId="77777777" w:rsidR="00EF3AB2" w:rsidRDefault="00EF3AB2">
      <w:pPr>
        <w:ind w:left="381" w:hanging="381"/>
        <w:rPr>
          <w:rFonts w:ascii="ＭＳ 明朝" w:eastAsia="ＭＳ 明朝" w:hAnsi="ＭＳ 明朝" w:cs="ＭＳ 明朝"/>
        </w:rPr>
      </w:pPr>
    </w:p>
    <w:p w14:paraId="7CCB51C4" w14:textId="77777777" w:rsidR="00EF3AB2" w:rsidRDefault="006D59AE">
      <w:pPr>
        <w:numPr>
          <w:ilvl w:val="0"/>
          <w:numId w:val="2"/>
        </w:numPr>
        <w:pBdr>
          <w:top w:val="nil"/>
          <w:left w:val="nil"/>
          <w:bottom w:val="nil"/>
          <w:right w:val="nil"/>
          <w:between w:val="nil"/>
        </w:pBdr>
        <w:tabs>
          <w:tab w:val="left" w:pos="851"/>
        </w:tabs>
        <w:rPr>
          <w:rFonts w:ascii="ＭＳ 明朝" w:eastAsia="ＭＳ 明朝" w:hAnsi="ＭＳ 明朝" w:cs="ＭＳ 明朝"/>
          <w:color w:val="000000"/>
          <w:szCs w:val="21"/>
        </w:rPr>
      </w:pPr>
      <w:r>
        <w:rPr>
          <w:rFonts w:ascii="ＭＳ 明朝" w:eastAsia="ＭＳ 明朝" w:hAnsi="ＭＳ 明朝" w:cs="ＭＳ 明朝"/>
          <w:color w:val="000000"/>
          <w:szCs w:val="21"/>
        </w:rPr>
        <w:t>（合意管轄）</w:t>
      </w:r>
    </w:p>
    <w:p w14:paraId="7CCB51C5" w14:textId="77777777" w:rsidR="00EF3AB2" w:rsidRDefault="006D59AE">
      <w:pPr>
        <w:ind w:left="420"/>
        <w:rPr>
          <w:rFonts w:ascii="ＭＳ 明朝" w:eastAsia="ＭＳ 明朝" w:hAnsi="ＭＳ 明朝" w:cs="ＭＳ 明朝"/>
        </w:rPr>
      </w:pPr>
      <w:r>
        <w:rPr>
          <w:rFonts w:ascii="ＭＳ 明朝" w:eastAsia="ＭＳ 明朝" w:hAnsi="ＭＳ 明朝" w:cs="ＭＳ 明朝"/>
        </w:rPr>
        <w:t>本契約に関する紛争については、東京地方裁判所を第一審の専属的合意管轄裁判所とする。</w:t>
      </w:r>
    </w:p>
    <w:sectPr w:rsidR="00EF3AB2">
      <w:headerReference w:type="default" r:id="rId9"/>
      <w:footerReference w:type="default" r:id="rId10"/>
      <w:pgSz w:w="11906" w:h="16838"/>
      <w:pgMar w:top="851" w:right="851" w:bottom="454" w:left="953"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D9C58" w14:textId="77777777" w:rsidR="00095E55" w:rsidRDefault="00095E55">
      <w:r>
        <w:separator/>
      </w:r>
    </w:p>
  </w:endnote>
  <w:endnote w:type="continuationSeparator" w:id="0">
    <w:p w14:paraId="1237F631" w14:textId="77777777" w:rsidR="00095E55" w:rsidRDefault="00095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51DE" w14:textId="77777777" w:rsidR="00EF3AB2" w:rsidRDefault="00EF3AB2">
    <w:pPr>
      <w:jc w:val="center"/>
      <w:rPr>
        <w:rFonts w:ascii="ＭＳ 明朝" w:eastAsia="ＭＳ 明朝" w:hAnsi="ＭＳ 明朝" w:cs="ＭＳ 明朝"/>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59FB" w14:textId="77777777" w:rsidR="00095E55" w:rsidRDefault="00095E55">
      <w:r>
        <w:separator/>
      </w:r>
    </w:p>
  </w:footnote>
  <w:footnote w:type="continuationSeparator" w:id="0">
    <w:p w14:paraId="1CFFC550" w14:textId="77777777" w:rsidR="00095E55" w:rsidRDefault="00095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51DC" w14:textId="77777777" w:rsidR="00EF3AB2" w:rsidRDefault="006D59AE">
    <w:pPr>
      <w:pBdr>
        <w:top w:val="nil"/>
        <w:left w:val="nil"/>
        <w:bottom w:val="nil"/>
        <w:right w:val="nil"/>
        <w:between w:val="nil"/>
      </w:pBdr>
      <w:tabs>
        <w:tab w:val="center" w:pos="4252"/>
        <w:tab w:val="right" w:pos="8504"/>
      </w:tabs>
      <w:jc w:val="right"/>
      <w:rPr>
        <w:rFonts w:ascii="Century" w:eastAsia="Century" w:hAnsi="Century" w:cs="Century"/>
        <w:color w:val="000000"/>
      </w:rPr>
    </w:pPr>
    <w:r>
      <w:rPr>
        <w:rFonts w:ascii="Century" w:eastAsia="Century" w:hAnsi="Century" w:cs="Century"/>
        <w:color w:val="000000"/>
      </w:rPr>
      <w:t>Confidential</w:t>
    </w:r>
  </w:p>
  <w:p w14:paraId="7CCB51DD" w14:textId="1159637E" w:rsidR="00EF3AB2" w:rsidRDefault="006D59AE">
    <w:pPr>
      <w:pBdr>
        <w:top w:val="nil"/>
        <w:left w:val="nil"/>
        <w:bottom w:val="nil"/>
        <w:right w:val="nil"/>
        <w:between w:val="nil"/>
      </w:pBdr>
      <w:tabs>
        <w:tab w:val="center" w:pos="4252"/>
        <w:tab w:val="right" w:pos="8504"/>
      </w:tabs>
      <w:jc w:val="right"/>
      <w:rPr>
        <w:rFonts w:ascii="Century" w:eastAsia="Century" w:hAnsi="Century" w:cs="Century"/>
        <w:color w:val="000000"/>
      </w:rPr>
    </w:pPr>
    <w:r>
      <w:rPr>
        <w:rFonts w:ascii="Century" w:eastAsia="Century" w:hAnsi="Century" w:cs="Century"/>
        <w:color w:val="000000"/>
      </w:rPr>
      <w:t xml:space="preserve">　J.202</w:t>
    </w:r>
    <w:r w:rsidR="007207CD" w:rsidRPr="00C32E0A">
      <w:rPr>
        <w:rFonts w:ascii="Century" w:eastAsia="Century" w:hAnsi="Century" w:cs="Century"/>
        <w:color w:val="000000"/>
      </w:rPr>
      <w:t>5</w:t>
    </w:r>
    <w:r>
      <w:rPr>
        <w:rFonts w:ascii="Century" w:eastAsia="Century" w:hAnsi="Century" w:cs="Century"/>
        <w:color w:val="000000"/>
      </w:rPr>
      <w:t>.0</w:t>
    </w:r>
    <w:r w:rsidR="007207CD" w:rsidRPr="00C32E0A">
      <w:rPr>
        <w:rFonts w:ascii="Century" w:eastAsia="Century" w:hAnsi="Century" w:cs="Century"/>
        <w:color w:val="000000"/>
      </w:rPr>
      <w:t>6</w:t>
    </w:r>
    <w:r>
      <w:rPr>
        <w:rFonts w:ascii="Century" w:eastAsia="Century" w:hAnsi="Century" w:cs="Century"/>
        <w:color w:val="000000"/>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5F0"/>
    <w:multiLevelType w:val="multilevel"/>
    <w:tmpl w:val="7A8E4052"/>
    <w:lvl w:ilvl="0">
      <w:start w:val="1"/>
      <w:numFmt w:val="decimal"/>
      <w:lvlText w:val="%1"/>
      <w:lvlJc w:val="left"/>
      <w:pPr>
        <w:ind w:left="420" w:hanging="420"/>
      </w:pPr>
      <w:rPr>
        <w:rFonts w:ascii="ＭＳ 明朝" w:eastAsia="ＭＳ 明朝" w:hAnsi="ＭＳ 明朝" w:cs="ＭＳ 明朝"/>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0F6D71AA"/>
    <w:multiLevelType w:val="multilevel"/>
    <w:tmpl w:val="9A76435E"/>
    <w:lvl w:ilvl="0">
      <w:start w:val="1"/>
      <w:numFmt w:val="decimal"/>
      <w:lvlText w:val="%1"/>
      <w:lvlJc w:val="left"/>
      <w:pPr>
        <w:ind w:left="392" w:hanging="420"/>
      </w:pPr>
      <w:rPr>
        <w:b w:val="0"/>
        <w:sz w:val="21"/>
        <w:szCs w:val="21"/>
      </w:rPr>
    </w:lvl>
    <w:lvl w:ilvl="1">
      <w:start w:val="1"/>
      <w:numFmt w:val="decimal"/>
      <w:lvlText w:val="(%2)"/>
      <w:lvlJc w:val="left"/>
      <w:pPr>
        <w:ind w:left="812" w:hanging="420"/>
      </w:pPr>
    </w:lvl>
    <w:lvl w:ilvl="2">
      <w:start w:val="1"/>
      <w:numFmt w:val="decimal"/>
      <w:lvlText w:val="%3"/>
      <w:lvlJc w:val="left"/>
      <w:pPr>
        <w:ind w:left="1232" w:hanging="420"/>
      </w:pPr>
    </w:lvl>
    <w:lvl w:ilvl="3">
      <w:start w:val="1"/>
      <w:numFmt w:val="decimal"/>
      <w:lvlText w:val="%4."/>
      <w:lvlJc w:val="left"/>
      <w:pPr>
        <w:ind w:left="1652" w:hanging="420"/>
      </w:pPr>
    </w:lvl>
    <w:lvl w:ilvl="4">
      <w:start w:val="1"/>
      <w:numFmt w:val="decimal"/>
      <w:lvlText w:val="(%5)"/>
      <w:lvlJc w:val="left"/>
      <w:pPr>
        <w:ind w:left="2072" w:hanging="420"/>
      </w:pPr>
    </w:lvl>
    <w:lvl w:ilvl="5">
      <w:start w:val="1"/>
      <w:numFmt w:val="decimal"/>
      <w:lvlText w:val="%6"/>
      <w:lvlJc w:val="left"/>
      <w:pPr>
        <w:ind w:left="2492" w:hanging="420"/>
      </w:pPr>
    </w:lvl>
    <w:lvl w:ilvl="6">
      <w:start w:val="1"/>
      <w:numFmt w:val="decimal"/>
      <w:lvlText w:val="%7."/>
      <w:lvlJc w:val="left"/>
      <w:pPr>
        <w:ind w:left="2912" w:hanging="420"/>
      </w:pPr>
    </w:lvl>
    <w:lvl w:ilvl="7">
      <w:start w:val="1"/>
      <w:numFmt w:val="decimal"/>
      <w:lvlText w:val="(%8)"/>
      <w:lvlJc w:val="left"/>
      <w:pPr>
        <w:ind w:left="3332" w:hanging="420"/>
      </w:pPr>
    </w:lvl>
    <w:lvl w:ilvl="8">
      <w:start w:val="1"/>
      <w:numFmt w:val="decimal"/>
      <w:lvlText w:val="%9"/>
      <w:lvlJc w:val="left"/>
      <w:pPr>
        <w:ind w:left="3752" w:hanging="420"/>
      </w:pPr>
    </w:lvl>
  </w:abstractNum>
  <w:abstractNum w:abstractNumId="2" w15:restartNumberingAfterBreak="0">
    <w:nsid w:val="1EF13A08"/>
    <w:multiLevelType w:val="multilevel"/>
    <w:tmpl w:val="03CC10D2"/>
    <w:lvl w:ilvl="0">
      <w:start w:val="1"/>
      <w:numFmt w:val="decimal"/>
      <w:lvlText w:val="(%1)"/>
      <w:lvlJc w:val="left"/>
      <w:pPr>
        <w:ind w:left="912" w:hanging="702"/>
      </w:pPr>
      <w:rPr>
        <w:b w:val="0"/>
        <w:sz w:val="21"/>
        <w:szCs w:val="21"/>
      </w:rPr>
    </w:lvl>
    <w:lvl w:ilvl="1">
      <w:start w:val="1"/>
      <w:numFmt w:val="decimal"/>
      <w:lvlText w:val="(%2)"/>
      <w:lvlJc w:val="left"/>
      <w:pPr>
        <w:ind w:left="1050" w:hanging="420"/>
      </w:pPr>
    </w:lvl>
    <w:lvl w:ilvl="2">
      <w:start w:val="1"/>
      <w:numFmt w:val="decimal"/>
      <w:lvlText w:val="%3"/>
      <w:lvlJc w:val="left"/>
      <w:pPr>
        <w:ind w:left="1470" w:hanging="420"/>
      </w:pPr>
    </w:lvl>
    <w:lvl w:ilvl="3">
      <w:start w:val="1"/>
      <w:numFmt w:val="decimal"/>
      <w:lvlText w:val="%4."/>
      <w:lvlJc w:val="left"/>
      <w:pPr>
        <w:ind w:left="1890" w:hanging="420"/>
      </w:pPr>
    </w:lvl>
    <w:lvl w:ilvl="4">
      <w:start w:val="1"/>
      <w:numFmt w:val="decimal"/>
      <w:lvlText w:val="(%5)"/>
      <w:lvlJc w:val="left"/>
      <w:pPr>
        <w:ind w:left="2310" w:hanging="420"/>
      </w:pPr>
    </w:lvl>
    <w:lvl w:ilvl="5">
      <w:start w:val="1"/>
      <w:numFmt w:val="decimal"/>
      <w:lvlText w:val="%6"/>
      <w:lvlJc w:val="left"/>
      <w:pPr>
        <w:ind w:left="2730" w:hanging="420"/>
      </w:pPr>
    </w:lvl>
    <w:lvl w:ilvl="6">
      <w:start w:val="1"/>
      <w:numFmt w:val="decimal"/>
      <w:lvlText w:val="%7."/>
      <w:lvlJc w:val="left"/>
      <w:pPr>
        <w:ind w:left="3150" w:hanging="420"/>
      </w:pPr>
    </w:lvl>
    <w:lvl w:ilvl="7">
      <w:start w:val="1"/>
      <w:numFmt w:val="decimal"/>
      <w:lvlText w:val="(%8)"/>
      <w:lvlJc w:val="left"/>
      <w:pPr>
        <w:ind w:left="3570" w:hanging="420"/>
      </w:pPr>
    </w:lvl>
    <w:lvl w:ilvl="8">
      <w:start w:val="1"/>
      <w:numFmt w:val="decimal"/>
      <w:lvlText w:val="%9"/>
      <w:lvlJc w:val="left"/>
      <w:pPr>
        <w:ind w:left="3990" w:hanging="420"/>
      </w:pPr>
    </w:lvl>
  </w:abstractNum>
  <w:abstractNum w:abstractNumId="3" w15:restartNumberingAfterBreak="0">
    <w:nsid w:val="3EE50C8C"/>
    <w:multiLevelType w:val="multilevel"/>
    <w:tmpl w:val="37EA7B28"/>
    <w:lvl w:ilvl="0">
      <w:start w:val="1"/>
      <w:numFmt w:val="decimal"/>
      <w:lvlText w:val="(%1)"/>
      <w:lvlJc w:val="left"/>
      <w:pPr>
        <w:ind w:left="704" w:hanging="419"/>
      </w:pPr>
      <w:rPr>
        <w:b w:val="0"/>
        <w:sz w:val="21"/>
        <w:szCs w:val="21"/>
      </w:rPr>
    </w:lvl>
    <w:lvl w:ilvl="1">
      <w:start w:val="1"/>
      <w:numFmt w:val="decimal"/>
      <w:lvlText w:val="(%2)"/>
      <w:lvlJc w:val="left"/>
      <w:pPr>
        <w:ind w:left="1124" w:hanging="420"/>
      </w:pPr>
    </w:lvl>
    <w:lvl w:ilvl="2">
      <w:start w:val="1"/>
      <w:numFmt w:val="decimal"/>
      <w:lvlText w:val="%3"/>
      <w:lvlJc w:val="left"/>
      <w:pPr>
        <w:ind w:left="1544" w:hanging="420"/>
      </w:pPr>
    </w:lvl>
    <w:lvl w:ilvl="3">
      <w:start w:val="1"/>
      <w:numFmt w:val="decimal"/>
      <w:lvlText w:val="%4."/>
      <w:lvlJc w:val="left"/>
      <w:pPr>
        <w:ind w:left="1964" w:hanging="420"/>
      </w:pPr>
    </w:lvl>
    <w:lvl w:ilvl="4">
      <w:start w:val="1"/>
      <w:numFmt w:val="decimal"/>
      <w:lvlText w:val="(%5)"/>
      <w:lvlJc w:val="left"/>
      <w:pPr>
        <w:ind w:left="2384" w:hanging="420"/>
      </w:pPr>
    </w:lvl>
    <w:lvl w:ilvl="5">
      <w:start w:val="1"/>
      <w:numFmt w:val="decimal"/>
      <w:lvlText w:val="%6"/>
      <w:lvlJc w:val="left"/>
      <w:pPr>
        <w:ind w:left="2804" w:hanging="420"/>
      </w:pPr>
    </w:lvl>
    <w:lvl w:ilvl="6">
      <w:start w:val="1"/>
      <w:numFmt w:val="decimal"/>
      <w:lvlText w:val="%7."/>
      <w:lvlJc w:val="left"/>
      <w:pPr>
        <w:ind w:left="3224" w:hanging="420"/>
      </w:pPr>
    </w:lvl>
    <w:lvl w:ilvl="7">
      <w:start w:val="1"/>
      <w:numFmt w:val="decimal"/>
      <w:lvlText w:val="(%8)"/>
      <w:lvlJc w:val="left"/>
      <w:pPr>
        <w:ind w:left="3644" w:hanging="420"/>
      </w:pPr>
    </w:lvl>
    <w:lvl w:ilvl="8">
      <w:start w:val="1"/>
      <w:numFmt w:val="decimal"/>
      <w:lvlText w:val="%9"/>
      <w:lvlJc w:val="left"/>
      <w:pPr>
        <w:ind w:left="4064" w:hanging="420"/>
      </w:pPr>
    </w:lvl>
  </w:abstractNum>
  <w:abstractNum w:abstractNumId="4" w15:restartNumberingAfterBreak="0">
    <w:nsid w:val="50661B2D"/>
    <w:multiLevelType w:val="multilevel"/>
    <w:tmpl w:val="79F4E5BA"/>
    <w:lvl w:ilvl="0">
      <w:start w:val="1"/>
      <w:numFmt w:val="decimal"/>
      <w:lvlText w:val="第%1条"/>
      <w:lvlJc w:val="left"/>
      <w:pPr>
        <w:ind w:left="420" w:hanging="420"/>
      </w:pPr>
      <w:rPr>
        <w:rFonts w:ascii="ＭＳ 明朝" w:eastAsia="ＭＳ 明朝" w:hAnsi="ＭＳ 明朝" w:cs="ＭＳ 明朝"/>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581329F2"/>
    <w:multiLevelType w:val="multilevel"/>
    <w:tmpl w:val="E102B7C0"/>
    <w:lvl w:ilvl="0">
      <w:start w:val="1"/>
      <w:numFmt w:val="decimal"/>
      <w:lvlText w:val="%1"/>
      <w:lvlJc w:val="left"/>
      <w:pPr>
        <w:ind w:left="420" w:hanging="420"/>
      </w:pPr>
      <w:rPr>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6" w15:restartNumberingAfterBreak="0">
    <w:nsid w:val="58E34296"/>
    <w:multiLevelType w:val="multilevel"/>
    <w:tmpl w:val="71DC8BAE"/>
    <w:lvl w:ilvl="0">
      <w:start w:val="1"/>
      <w:numFmt w:val="decimal"/>
      <w:lvlText w:val="%1"/>
      <w:lvlJc w:val="left"/>
      <w:pPr>
        <w:ind w:left="420" w:hanging="420"/>
      </w:pPr>
      <w:rPr>
        <w:b w:val="0"/>
        <w:sz w:val="21"/>
        <w:szCs w:val="21"/>
      </w:rPr>
    </w:lvl>
    <w:lvl w:ilvl="1">
      <w:start w:val="1"/>
      <w:numFmt w:val="decimal"/>
      <w:lvlText w:val="(%2)"/>
      <w:lvlJc w:val="left"/>
      <w:pPr>
        <w:ind w:left="842" w:hanging="420"/>
      </w:pPr>
    </w:lvl>
    <w:lvl w:ilvl="2">
      <w:start w:val="1"/>
      <w:numFmt w:val="decimal"/>
      <w:lvlText w:val="%3"/>
      <w:lvlJc w:val="left"/>
      <w:pPr>
        <w:ind w:left="1262" w:hanging="420"/>
      </w:pPr>
    </w:lvl>
    <w:lvl w:ilvl="3">
      <w:start w:val="1"/>
      <w:numFmt w:val="decimal"/>
      <w:lvlText w:val="%4."/>
      <w:lvlJc w:val="left"/>
      <w:pPr>
        <w:ind w:left="1682" w:hanging="420"/>
      </w:pPr>
    </w:lvl>
    <w:lvl w:ilvl="4">
      <w:start w:val="1"/>
      <w:numFmt w:val="decimal"/>
      <w:lvlText w:val="(%5)"/>
      <w:lvlJc w:val="left"/>
      <w:pPr>
        <w:ind w:left="2102" w:hanging="420"/>
      </w:pPr>
    </w:lvl>
    <w:lvl w:ilvl="5">
      <w:start w:val="1"/>
      <w:numFmt w:val="decimal"/>
      <w:lvlText w:val="%6"/>
      <w:lvlJc w:val="left"/>
      <w:pPr>
        <w:ind w:left="2522" w:hanging="420"/>
      </w:pPr>
    </w:lvl>
    <w:lvl w:ilvl="6">
      <w:start w:val="1"/>
      <w:numFmt w:val="decimal"/>
      <w:lvlText w:val="%7."/>
      <w:lvlJc w:val="left"/>
      <w:pPr>
        <w:ind w:left="2942" w:hanging="420"/>
      </w:pPr>
    </w:lvl>
    <w:lvl w:ilvl="7">
      <w:start w:val="1"/>
      <w:numFmt w:val="decimal"/>
      <w:lvlText w:val="(%8)"/>
      <w:lvlJc w:val="left"/>
      <w:pPr>
        <w:ind w:left="3362" w:hanging="420"/>
      </w:pPr>
    </w:lvl>
    <w:lvl w:ilvl="8">
      <w:start w:val="1"/>
      <w:numFmt w:val="decimal"/>
      <w:lvlText w:val="%9"/>
      <w:lvlJc w:val="left"/>
      <w:pPr>
        <w:ind w:left="3782" w:hanging="420"/>
      </w:pPr>
    </w:lvl>
  </w:abstractNum>
  <w:abstractNum w:abstractNumId="7" w15:restartNumberingAfterBreak="0">
    <w:nsid w:val="6B0B60F8"/>
    <w:multiLevelType w:val="multilevel"/>
    <w:tmpl w:val="C1E29180"/>
    <w:lvl w:ilvl="0">
      <w:start w:val="1"/>
      <w:numFmt w:val="decimal"/>
      <w:lvlText w:val="(%1)"/>
      <w:lvlJc w:val="left"/>
      <w:pPr>
        <w:ind w:left="0" w:firstLine="348"/>
      </w:pPr>
      <w:rPr>
        <w:b w:val="0"/>
        <w:sz w:val="21"/>
        <w:szCs w:val="21"/>
      </w:rPr>
    </w:lvl>
    <w:lvl w:ilvl="1">
      <w:start w:val="1"/>
      <w:numFmt w:val="decimal"/>
      <w:lvlText w:val="(%2)"/>
      <w:lvlJc w:val="left"/>
      <w:pPr>
        <w:ind w:left="1188" w:hanging="420"/>
      </w:pPr>
    </w:lvl>
    <w:lvl w:ilvl="2">
      <w:start w:val="1"/>
      <w:numFmt w:val="decimal"/>
      <w:lvlText w:val="%3"/>
      <w:lvlJc w:val="left"/>
      <w:pPr>
        <w:ind w:left="1608" w:hanging="420"/>
      </w:pPr>
    </w:lvl>
    <w:lvl w:ilvl="3">
      <w:start w:val="1"/>
      <w:numFmt w:val="decimal"/>
      <w:lvlText w:val="%4."/>
      <w:lvlJc w:val="left"/>
      <w:pPr>
        <w:ind w:left="2028" w:hanging="420"/>
      </w:pPr>
    </w:lvl>
    <w:lvl w:ilvl="4">
      <w:start w:val="1"/>
      <w:numFmt w:val="decimal"/>
      <w:lvlText w:val="(%5)"/>
      <w:lvlJc w:val="left"/>
      <w:pPr>
        <w:ind w:left="2448" w:hanging="420"/>
      </w:pPr>
    </w:lvl>
    <w:lvl w:ilvl="5">
      <w:start w:val="1"/>
      <w:numFmt w:val="decimal"/>
      <w:lvlText w:val="%6"/>
      <w:lvlJc w:val="left"/>
      <w:pPr>
        <w:ind w:left="2868" w:hanging="420"/>
      </w:pPr>
    </w:lvl>
    <w:lvl w:ilvl="6">
      <w:start w:val="1"/>
      <w:numFmt w:val="decimal"/>
      <w:lvlText w:val="%7."/>
      <w:lvlJc w:val="left"/>
      <w:pPr>
        <w:ind w:left="3288" w:hanging="420"/>
      </w:pPr>
    </w:lvl>
    <w:lvl w:ilvl="7">
      <w:start w:val="1"/>
      <w:numFmt w:val="decimal"/>
      <w:lvlText w:val="(%8)"/>
      <w:lvlJc w:val="left"/>
      <w:pPr>
        <w:ind w:left="3708" w:hanging="420"/>
      </w:pPr>
    </w:lvl>
    <w:lvl w:ilvl="8">
      <w:start w:val="1"/>
      <w:numFmt w:val="decimal"/>
      <w:lvlText w:val="%9"/>
      <w:lvlJc w:val="left"/>
      <w:pPr>
        <w:ind w:left="4128" w:hanging="420"/>
      </w:pPr>
    </w:lvl>
  </w:abstractNum>
  <w:abstractNum w:abstractNumId="8" w15:restartNumberingAfterBreak="0">
    <w:nsid w:val="6ECD7DE2"/>
    <w:multiLevelType w:val="multilevel"/>
    <w:tmpl w:val="44A83C4E"/>
    <w:lvl w:ilvl="0">
      <w:start w:val="1"/>
      <w:numFmt w:val="decimal"/>
      <w:lvlText w:val="%1"/>
      <w:lvlJc w:val="left"/>
      <w:pPr>
        <w:ind w:left="420" w:hanging="420"/>
      </w:pPr>
      <w:rPr>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9" w15:restartNumberingAfterBreak="0">
    <w:nsid w:val="7BBB140B"/>
    <w:multiLevelType w:val="multilevel"/>
    <w:tmpl w:val="575CC934"/>
    <w:lvl w:ilvl="0">
      <w:start w:val="1"/>
      <w:numFmt w:val="decimal"/>
      <w:lvlText w:val="(%1)"/>
      <w:lvlJc w:val="left"/>
      <w:pPr>
        <w:ind w:left="784" w:hanging="357"/>
      </w:pPr>
      <w:rPr>
        <w:b w:val="0"/>
        <w:sz w:val="21"/>
        <w:szCs w:val="21"/>
      </w:r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10" w15:restartNumberingAfterBreak="0">
    <w:nsid w:val="7D8534D4"/>
    <w:multiLevelType w:val="multilevel"/>
    <w:tmpl w:val="F0A0B0FE"/>
    <w:lvl w:ilvl="0">
      <w:start w:val="1"/>
      <w:numFmt w:val="decimal"/>
      <w:lvlText w:val="(%1)"/>
      <w:lvlJc w:val="left"/>
      <w:pPr>
        <w:ind w:left="799" w:hanging="419"/>
      </w:pPr>
      <w:rPr>
        <w:b w:val="0"/>
        <w:sz w:val="21"/>
        <w:szCs w:val="21"/>
      </w:rPr>
    </w:lvl>
    <w:lvl w:ilvl="1">
      <w:start w:val="1"/>
      <w:numFmt w:val="decimal"/>
      <w:lvlText w:val="(%2)"/>
      <w:lvlJc w:val="left"/>
      <w:pPr>
        <w:ind w:left="1219" w:hanging="420"/>
      </w:pPr>
    </w:lvl>
    <w:lvl w:ilvl="2">
      <w:start w:val="1"/>
      <w:numFmt w:val="decimal"/>
      <w:lvlText w:val="%3"/>
      <w:lvlJc w:val="left"/>
      <w:pPr>
        <w:ind w:left="1639" w:hanging="420"/>
      </w:pPr>
    </w:lvl>
    <w:lvl w:ilvl="3">
      <w:start w:val="1"/>
      <w:numFmt w:val="decimal"/>
      <w:lvlText w:val="%4."/>
      <w:lvlJc w:val="left"/>
      <w:pPr>
        <w:ind w:left="2059" w:hanging="420"/>
      </w:pPr>
    </w:lvl>
    <w:lvl w:ilvl="4">
      <w:start w:val="1"/>
      <w:numFmt w:val="decimal"/>
      <w:lvlText w:val="(%5)"/>
      <w:lvlJc w:val="left"/>
      <w:pPr>
        <w:ind w:left="2479" w:hanging="420"/>
      </w:pPr>
    </w:lvl>
    <w:lvl w:ilvl="5">
      <w:start w:val="1"/>
      <w:numFmt w:val="decimal"/>
      <w:lvlText w:val="%6"/>
      <w:lvlJc w:val="left"/>
      <w:pPr>
        <w:ind w:left="2899" w:hanging="420"/>
      </w:pPr>
    </w:lvl>
    <w:lvl w:ilvl="6">
      <w:start w:val="1"/>
      <w:numFmt w:val="decimal"/>
      <w:lvlText w:val="%7."/>
      <w:lvlJc w:val="left"/>
      <w:pPr>
        <w:ind w:left="3319" w:hanging="420"/>
      </w:pPr>
    </w:lvl>
    <w:lvl w:ilvl="7">
      <w:start w:val="1"/>
      <w:numFmt w:val="decimal"/>
      <w:lvlText w:val="(%8)"/>
      <w:lvlJc w:val="left"/>
      <w:pPr>
        <w:ind w:left="3739" w:hanging="420"/>
      </w:pPr>
    </w:lvl>
    <w:lvl w:ilvl="8">
      <w:start w:val="1"/>
      <w:numFmt w:val="decimal"/>
      <w:lvlText w:val="%9"/>
      <w:lvlJc w:val="left"/>
      <w:pPr>
        <w:ind w:left="4159" w:hanging="420"/>
      </w:pPr>
    </w:lvl>
  </w:abstractNum>
  <w:num w:numId="1" w16cid:durableId="299655122">
    <w:abstractNumId w:val="2"/>
  </w:num>
  <w:num w:numId="2" w16cid:durableId="1246570497">
    <w:abstractNumId w:val="4"/>
  </w:num>
  <w:num w:numId="3" w16cid:durableId="1664236616">
    <w:abstractNumId w:val="5"/>
  </w:num>
  <w:num w:numId="4" w16cid:durableId="1589149223">
    <w:abstractNumId w:val="7"/>
  </w:num>
  <w:num w:numId="5" w16cid:durableId="905215573">
    <w:abstractNumId w:val="3"/>
  </w:num>
  <w:num w:numId="6" w16cid:durableId="709955576">
    <w:abstractNumId w:val="0"/>
  </w:num>
  <w:num w:numId="7" w16cid:durableId="1223517933">
    <w:abstractNumId w:val="10"/>
  </w:num>
  <w:num w:numId="8" w16cid:durableId="2034530037">
    <w:abstractNumId w:val="6"/>
  </w:num>
  <w:num w:numId="9" w16cid:durableId="1171219567">
    <w:abstractNumId w:val="1"/>
  </w:num>
  <w:num w:numId="10" w16cid:durableId="1748847521">
    <w:abstractNumId w:val="8"/>
  </w:num>
  <w:num w:numId="11" w16cid:durableId="126970443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戸張 敬介">
    <w15:presenceInfo w15:providerId="AD" w15:userId="S::keisuke_tobari@jmac.co.jp::0664c8d8-9dc7-4c07-806c-f8295d26d31e"/>
  </w15:person>
  <w15:person w15:author="高橋 央">
    <w15:presenceInfo w15:providerId="AD" w15:userId="S::Akira_Takahashi@jmac.co.jp::01de4aaf-05e6-4c26-8724-e2ffda03f1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AB2"/>
    <w:rsid w:val="00034B0E"/>
    <w:rsid w:val="00056CD1"/>
    <w:rsid w:val="000658A1"/>
    <w:rsid w:val="00095E55"/>
    <w:rsid w:val="00163A02"/>
    <w:rsid w:val="001E43AF"/>
    <w:rsid w:val="00205277"/>
    <w:rsid w:val="002324F4"/>
    <w:rsid w:val="002349FE"/>
    <w:rsid w:val="00257448"/>
    <w:rsid w:val="002D448B"/>
    <w:rsid w:val="003045EF"/>
    <w:rsid w:val="003848B1"/>
    <w:rsid w:val="003F1E4D"/>
    <w:rsid w:val="003F6A85"/>
    <w:rsid w:val="004375FC"/>
    <w:rsid w:val="00437989"/>
    <w:rsid w:val="00452F79"/>
    <w:rsid w:val="00472891"/>
    <w:rsid w:val="004F1ED2"/>
    <w:rsid w:val="00514EF9"/>
    <w:rsid w:val="005A4EB6"/>
    <w:rsid w:val="005A6BA9"/>
    <w:rsid w:val="005B00A0"/>
    <w:rsid w:val="005B58F4"/>
    <w:rsid w:val="00600AD3"/>
    <w:rsid w:val="00623E49"/>
    <w:rsid w:val="006673DC"/>
    <w:rsid w:val="006A3FC2"/>
    <w:rsid w:val="006D59AE"/>
    <w:rsid w:val="006E098F"/>
    <w:rsid w:val="006E428A"/>
    <w:rsid w:val="006F4969"/>
    <w:rsid w:val="007207CD"/>
    <w:rsid w:val="007618E6"/>
    <w:rsid w:val="007B7F05"/>
    <w:rsid w:val="007D432E"/>
    <w:rsid w:val="007D7D7F"/>
    <w:rsid w:val="007E6912"/>
    <w:rsid w:val="00825F5A"/>
    <w:rsid w:val="00853687"/>
    <w:rsid w:val="008B2DB4"/>
    <w:rsid w:val="00931CE8"/>
    <w:rsid w:val="009B5CDF"/>
    <w:rsid w:val="009B7B73"/>
    <w:rsid w:val="009C12B5"/>
    <w:rsid w:val="009D5B9C"/>
    <w:rsid w:val="009E5BA9"/>
    <w:rsid w:val="00A0641C"/>
    <w:rsid w:val="00A16ED9"/>
    <w:rsid w:val="00A64550"/>
    <w:rsid w:val="00A6598E"/>
    <w:rsid w:val="00AB3E83"/>
    <w:rsid w:val="00AF2BA3"/>
    <w:rsid w:val="00B75E31"/>
    <w:rsid w:val="00B86E15"/>
    <w:rsid w:val="00BB7D2F"/>
    <w:rsid w:val="00C25611"/>
    <w:rsid w:val="00C32112"/>
    <w:rsid w:val="00C32E0A"/>
    <w:rsid w:val="00C64D55"/>
    <w:rsid w:val="00C90262"/>
    <w:rsid w:val="00C96F73"/>
    <w:rsid w:val="00CB582F"/>
    <w:rsid w:val="00CE2AFF"/>
    <w:rsid w:val="00CF1B0F"/>
    <w:rsid w:val="00D064A2"/>
    <w:rsid w:val="00D1780F"/>
    <w:rsid w:val="00D17A9A"/>
    <w:rsid w:val="00D329EF"/>
    <w:rsid w:val="00D71F54"/>
    <w:rsid w:val="00E12796"/>
    <w:rsid w:val="00E158AE"/>
    <w:rsid w:val="00E17923"/>
    <w:rsid w:val="00E249B2"/>
    <w:rsid w:val="00E46847"/>
    <w:rsid w:val="00E54DC1"/>
    <w:rsid w:val="00E55B4C"/>
    <w:rsid w:val="00E76385"/>
    <w:rsid w:val="00E92501"/>
    <w:rsid w:val="00E94F1F"/>
    <w:rsid w:val="00EA1E0D"/>
    <w:rsid w:val="00EB1947"/>
    <w:rsid w:val="00EF3AB2"/>
    <w:rsid w:val="00EF40B7"/>
    <w:rsid w:val="00F53B8A"/>
    <w:rsid w:val="00F82570"/>
    <w:rsid w:val="00F977E4"/>
    <w:rsid w:val="00FB7451"/>
    <w:rsid w:val="00FC345C"/>
    <w:rsid w:val="00FE2A00"/>
    <w:rsid w:val="00FE3017"/>
    <w:rsid w:val="00FF64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CB510F"/>
  <w15:docId w15:val="{58B9A4CF-E7CF-4FD9-872D-64B84193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ＭＳ ゴシック"/>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17C0"/>
    <w:rPr>
      <w:kern w:val="2"/>
      <w:szCs w:val="24"/>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styleId="a4">
    <w:name w:val="page number"/>
    <w:basedOn w:val="a0"/>
  </w:style>
  <w:style w:type="paragraph" w:styleId="a5">
    <w:name w:val="Body Text Indent"/>
    <w:basedOn w:val="a"/>
    <w:pPr>
      <w:ind w:left="212" w:hanging="210"/>
    </w:pPr>
    <w:rPr>
      <w:color w:val="0000FF"/>
    </w:rPr>
  </w:style>
  <w:style w:type="paragraph" w:styleId="20">
    <w:name w:val="Body Text Indent 2"/>
    <w:basedOn w:val="a"/>
    <w:pPr>
      <w:ind w:left="424" w:hanging="422"/>
    </w:pPr>
  </w:style>
  <w:style w:type="paragraph" w:styleId="30">
    <w:name w:val="Body Text Indent 3"/>
    <w:basedOn w:val="a"/>
    <w:pPr>
      <w:ind w:left="212" w:hanging="210"/>
    </w:pPr>
  </w:style>
  <w:style w:type="paragraph" w:styleId="a6">
    <w:name w:val="header"/>
    <w:basedOn w:val="a"/>
    <w:pPr>
      <w:tabs>
        <w:tab w:val="center" w:pos="4252"/>
        <w:tab w:val="right" w:pos="8504"/>
      </w:tabs>
      <w:snapToGrid w:val="0"/>
    </w:pPr>
  </w:style>
  <w:style w:type="paragraph" w:styleId="a7">
    <w:name w:val="footer"/>
    <w:basedOn w:val="a"/>
    <w:pPr>
      <w:tabs>
        <w:tab w:val="center" w:pos="4252"/>
        <w:tab w:val="right" w:pos="8504"/>
      </w:tabs>
      <w:snapToGrid w:val="0"/>
    </w:pPr>
  </w:style>
  <w:style w:type="table" w:styleId="a8">
    <w:name w:val="Table Grid"/>
    <w:basedOn w:val="a1"/>
    <w:rsid w:val="0075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semiHidden/>
    <w:rsid w:val="00EC1948"/>
    <w:rPr>
      <w:rFonts w:ascii="Arial" w:hAnsi="Arial"/>
      <w:sz w:val="18"/>
      <w:szCs w:val="18"/>
    </w:rPr>
  </w:style>
  <w:style w:type="character" w:styleId="aa">
    <w:name w:val="annotation reference"/>
    <w:rsid w:val="00CD4F78"/>
    <w:rPr>
      <w:sz w:val="18"/>
      <w:szCs w:val="18"/>
    </w:rPr>
  </w:style>
  <w:style w:type="paragraph" w:styleId="ab">
    <w:name w:val="annotation text"/>
    <w:basedOn w:val="a"/>
    <w:link w:val="ac"/>
    <w:rsid w:val="00CD4F78"/>
    <w:pPr>
      <w:jc w:val="left"/>
    </w:pPr>
  </w:style>
  <w:style w:type="character" w:customStyle="1" w:styleId="ac">
    <w:name w:val="コメント文字列 (文字)"/>
    <w:link w:val="ab"/>
    <w:rsid w:val="00CD4F78"/>
    <w:rPr>
      <w:rFonts w:ascii="ＭＳ ゴシック" w:eastAsia="ＭＳ ゴシック" w:hAnsi="ＭＳ ゴシック"/>
      <w:kern w:val="2"/>
      <w:sz w:val="21"/>
      <w:szCs w:val="24"/>
    </w:rPr>
  </w:style>
  <w:style w:type="paragraph" w:styleId="ad">
    <w:name w:val="annotation subject"/>
    <w:basedOn w:val="ab"/>
    <w:next w:val="ab"/>
    <w:link w:val="ae"/>
    <w:rsid w:val="00CD4F78"/>
    <w:rPr>
      <w:b/>
      <w:bCs/>
    </w:rPr>
  </w:style>
  <w:style w:type="character" w:customStyle="1" w:styleId="ae">
    <w:name w:val="コメント内容 (文字)"/>
    <w:link w:val="ad"/>
    <w:rsid w:val="00CD4F78"/>
    <w:rPr>
      <w:rFonts w:ascii="ＭＳ ゴシック" w:eastAsia="ＭＳ ゴシック" w:hAnsi="ＭＳ ゴシック"/>
      <w:b/>
      <w:bCs/>
      <w:kern w:val="2"/>
      <w:sz w:val="21"/>
      <w:szCs w:val="24"/>
    </w:rPr>
  </w:style>
  <w:style w:type="paragraph" w:styleId="af">
    <w:name w:val="Note Heading"/>
    <w:basedOn w:val="a"/>
    <w:next w:val="a"/>
    <w:link w:val="af0"/>
    <w:rsid w:val="00BF7EDC"/>
    <w:pPr>
      <w:jc w:val="center"/>
    </w:pPr>
    <w:rPr>
      <w:color w:val="000000"/>
      <w:szCs w:val="21"/>
    </w:rPr>
  </w:style>
  <w:style w:type="character" w:customStyle="1" w:styleId="af0">
    <w:name w:val="記 (文字)"/>
    <w:link w:val="af"/>
    <w:rsid w:val="00BF7EDC"/>
    <w:rPr>
      <w:rFonts w:ascii="ＭＳ ゴシック" w:eastAsia="ＭＳ ゴシック" w:hAnsi="ＭＳ ゴシック"/>
      <w:color w:val="000000"/>
      <w:kern w:val="2"/>
      <w:sz w:val="21"/>
      <w:szCs w:val="21"/>
    </w:rPr>
  </w:style>
  <w:style w:type="paragraph" w:styleId="af1">
    <w:name w:val="Closing"/>
    <w:basedOn w:val="a"/>
    <w:link w:val="af2"/>
    <w:rsid w:val="00BF7EDC"/>
    <w:pPr>
      <w:jc w:val="right"/>
    </w:pPr>
    <w:rPr>
      <w:color w:val="000000"/>
      <w:szCs w:val="21"/>
    </w:rPr>
  </w:style>
  <w:style w:type="character" w:customStyle="1" w:styleId="af2">
    <w:name w:val="結語 (文字)"/>
    <w:link w:val="af1"/>
    <w:rsid w:val="00BF7EDC"/>
    <w:rPr>
      <w:rFonts w:ascii="ＭＳ ゴシック" w:eastAsia="ＭＳ ゴシック" w:hAnsi="ＭＳ ゴシック"/>
      <w:color w:val="000000"/>
      <w:kern w:val="2"/>
      <w:sz w:val="21"/>
      <w:szCs w:val="21"/>
    </w:rPr>
  </w:style>
  <w:style w:type="paragraph" w:styleId="af3">
    <w:name w:val="List Paragraph"/>
    <w:basedOn w:val="a"/>
    <w:uiPriority w:val="34"/>
    <w:qFormat/>
    <w:rsid w:val="000722D9"/>
    <w:pPr>
      <w:ind w:leftChars="400" w:left="840"/>
    </w:pPr>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99" w:type="dxa"/>
        <w:right w:w="99"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tblPr>
      <w:tblStyleRowBandSize w:val="1"/>
      <w:tblStyleColBandSize w:val="1"/>
      <w:tblCellMar>
        <w:left w:w="115" w:type="dxa"/>
        <w:right w:w="115" w:type="dxa"/>
      </w:tblCellMar>
    </w:tblPr>
  </w:style>
  <w:style w:type="character" w:styleId="afb">
    <w:name w:val="Hyperlink"/>
    <w:basedOn w:val="a0"/>
    <w:uiPriority w:val="99"/>
    <w:unhideWhenUsed/>
    <w:rsid w:val="00211E7F"/>
    <w:rPr>
      <w:color w:val="0563C1" w:themeColor="hyperlink"/>
      <w:u w:val="single"/>
    </w:r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character" w:styleId="aff">
    <w:name w:val="Unresolved Mention"/>
    <w:basedOn w:val="a0"/>
    <w:uiPriority w:val="99"/>
    <w:semiHidden/>
    <w:unhideWhenUsed/>
    <w:rsid w:val="00E92501"/>
    <w:rPr>
      <w:color w:val="605E5C"/>
      <w:shd w:val="clear" w:color="auto" w:fill="E1DFDD"/>
    </w:rPr>
  </w:style>
  <w:style w:type="paragraph" w:styleId="aff0">
    <w:name w:val="Revision"/>
    <w:hidden/>
    <w:uiPriority w:val="99"/>
    <w:semiHidden/>
    <w:rsid w:val="00A0641C"/>
    <w:pPr>
      <w:widowControl/>
      <w:jc w:val="left"/>
    </w:pPr>
    <w:rPr>
      <w:kern w:val="2"/>
      <w:szCs w:val="24"/>
    </w:rPr>
  </w:style>
  <w:style w:type="character" w:styleId="aff1">
    <w:name w:val="FollowedHyperlink"/>
    <w:basedOn w:val="a0"/>
    <w:uiPriority w:val="99"/>
    <w:semiHidden/>
    <w:unhideWhenUsed/>
    <w:rsid w:val="00D329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00"/>
        </a:solidFill>
        <a:ln w="9525">
          <a:solidFill>
            <a:srgbClr val="000000"/>
          </a:solidFill>
          <a:miter lim="800000"/>
          <a:headEnd/>
          <a:tailEnd/>
        </a:ln>
      </a:spPr>
      <a:bodyPr rot="0" vert="horz" wrap="square" lIns="74295" tIns="8890" rIns="74295" bIns="8890" anchor="t"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5ipNviQjC4ufyOKTRez+DI52ng==">CgMxLjAyCWguMzBqMHpsbDgAciExNXA3akJTeXJrMUVwaXdOd2VvWDIzTGEzdHdPYVNuRHA=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B96DC3-2A31-498C-80DD-079C4829F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3808</Words>
  <Characters>3952</Characters>
  <Application>Microsoft Office Word</Application>
  <DocSecurity>0</DocSecurity>
  <Lines>198</Lines>
  <Paragraphs>129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JMAC Yoko Ban</dc:creator>
  <cp:lastModifiedBy>篠崎 亮</cp:lastModifiedBy>
  <cp:revision>6</cp:revision>
  <dcterms:created xsi:type="dcterms:W3CDTF">2025-10-15T06:40:00Z</dcterms:created>
  <dcterms:modified xsi:type="dcterms:W3CDTF">2026-10-15T00:16:00Z</dcterms:modified>
</cp:coreProperties>
</file>
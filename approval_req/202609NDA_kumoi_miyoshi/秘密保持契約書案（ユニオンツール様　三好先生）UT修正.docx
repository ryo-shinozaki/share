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17612" w14:textId="77777777" w:rsidR="003570A4" w:rsidRDefault="003570A4" w:rsidP="00503810">
      <w:pPr>
        <w:jc w:val="center"/>
        <w:rPr>
          <w:sz w:val="22"/>
          <w:szCs w:val="22"/>
          <w:lang w:eastAsia="ja-JP"/>
        </w:rPr>
      </w:pPr>
    </w:p>
    <w:p w14:paraId="6A6B7BAF" w14:textId="77777777" w:rsidR="00503810" w:rsidRPr="00503810" w:rsidRDefault="00503810" w:rsidP="00503810">
      <w:pPr>
        <w:jc w:val="center"/>
        <w:rPr>
          <w:sz w:val="22"/>
          <w:szCs w:val="22"/>
          <w:lang w:eastAsia="ja-JP"/>
        </w:rPr>
      </w:pPr>
      <w:r w:rsidRPr="00503810">
        <w:rPr>
          <w:rFonts w:hint="eastAsia"/>
          <w:sz w:val="22"/>
          <w:szCs w:val="22"/>
          <w:lang w:eastAsia="ja-JP"/>
        </w:rPr>
        <w:t>秘密保持契約書（案）</w:t>
      </w:r>
    </w:p>
    <w:p w14:paraId="3874DF09" w14:textId="77777777" w:rsidR="00503810" w:rsidRPr="00503810" w:rsidRDefault="00503810" w:rsidP="00503810">
      <w:pPr>
        <w:rPr>
          <w:sz w:val="22"/>
          <w:szCs w:val="22"/>
          <w:lang w:eastAsia="ja-JP"/>
        </w:rPr>
      </w:pPr>
    </w:p>
    <w:p w14:paraId="769D3CC6" w14:textId="51E25A20" w:rsidR="0093294F" w:rsidRPr="00D61795" w:rsidRDefault="0093294F" w:rsidP="0093294F">
      <w:pPr>
        <w:rPr>
          <w:color w:val="FF0000"/>
          <w:sz w:val="22"/>
          <w:szCs w:val="22"/>
          <w:lang w:eastAsia="ja-JP"/>
        </w:rPr>
      </w:pPr>
      <w:r>
        <w:rPr>
          <w:rFonts w:hint="eastAsia"/>
          <w:lang w:eastAsia="ja-JP"/>
        </w:rPr>
        <w:t xml:space="preserve">　国立大学法人長岡技術科学大学（以下「甲」という。）と</w:t>
      </w:r>
      <w:r w:rsidR="008A44B6">
        <w:rPr>
          <w:rFonts w:hint="eastAsia"/>
          <w:color w:val="FF0000"/>
          <w:lang w:eastAsia="ja-JP"/>
        </w:rPr>
        <w:t>ユニオンツール</w:t>
      </w:r>
      <w:r w:rsidR="00260494" w:rsidRPr="00260494">
        <w:rPr>
          <w:rFonts w:hint="eastAsia"/>
          <w:color w:val="FF0000"/>
          <w:lang w:eastAsia="ja-JP"/>
        </w:rPr>
        <w:t>株式会社</w:t>
      </w:r>
      <w:r>
        <w:rPr>
          <w:rFonts w:hint="eastAsia"/>
          <w:lang w:eastAsia="ja-JP"/>
        </w:rPr>
        <w:t>（以下「乙」という。）とは、</w:t>
      </w:r>
      <w:r w:rsidR="007D4C69">
        <w:rPr>
          <w:rFonts w:hint="eastAsia"/>
          <w:sz w:val="22"/>
          <w:szCs w:val="22"/>
          <w:lang w:eastAsia="ja-JP"/>
        </w:rPr>
        <w:t>甲に所属する教員</w:t>
      </w:r>
      <w:r w:rsidR="00CD76A8" w:rsidRPr="00CD76A8">
        <w:rPr>
          <w:rFonts w:hint="eastAsia"/>
          <w:color w:val="FF0000"/>
          <w:sz w:val="22"/>
          <w:szCs w:val="22"/>
          <w:lang w:eastAsia="ja-JP"/>
        </w:rPr>
        <w:t xml:space="preserve"> </w:t>
      </w:r>
      <w:r w:rsidR="00D61795">
        <w:rPr>
          <w:rFonts w:hint="eastAsia"/>
          <w:color w:val="FF0000"/>
          <w:sz w:val="22"/>
          <w:szCs w:val="22"/>
          <w:lang w:eastAsia="ja-JP"/>
        </w:rPr>
        <w:t>三好孝典</w:t>
      </w:r>
      <w:ins w:id="0" w:author="篠崎 亮" w:date="2026-09-19T08:39:00Z" w16du:dateUtc="2026-09-18T23:39:00Z">
        <w:r w:rsidR="00362F9B">
          <w:rPr>
            <w:rFonts w:hint="eastAsia"/>
            <w:color w:val="FF0000"/>
            <w:sz w:val="22"/>
            <w:szCs w:val="22"/>
            <w:lang w:eastAsia="ja-JP"/>
          </w:rPr>
          <w:t>から、</w:t>
        </w:r>
      </w:ins>
      <w:del w:id="1" w:author="篠崎 亮" w:date="2026-09-19T08:39:00Z" w16du:dateUtc="2026-09-18T23:39:00Z">
        <w:r w:rsidR="00260494" w:rsidDel="00362F9B">
          <w:rPr>
            <w:rFonts w:hint="eastAsia"/>
            <w:color w:val="FF0000"/>
            <w:sz w:val="22"/>
            <w:szCs w:val="22"/>
            <w:lang w:eastAsia="ja-JP"/>
          </w:rPr>
          <w:delText xml:space="preserve"> </w:delText>
        </w:r>
        <w:r w:rsidR="000C1870" w:rsidDel="00362F9B">
          <w:rPr>
            <w:rFonts w:hint="eastAsia"/>
            <w:sz w:val="22"/>
            <w:szCs w:val="22"/>
            <w:lang w:eastAsia="ja-JP"/>
          </w:rPr>
          <w:delText>と</w:delText>
        </w:r>
      </w:del>
      <w:r w:rsidR="000C1870">
        <w:rPr>
          <w:rFonts w:hint="eastAsia"/>
          <w:sz w:val="22"/>
          <w:szCs w:val="22"/>
          <w:lang w:eastAsia="ja-JP"/>
        </w:rPr>
        <w:t>乙</w:t>
      </w:r>
      <w:ins w:id="2" w:author="篠崎 亮" w:date="2026-09-19T08:39:00Z" w16du:dateUtc="2026-09-18T23:39:00Z">
        <w:r w:rsidR="00362F9B">
          <w:rPr>
            <w:rFonts w:hint="eastAsia"/>
            <w:sz w:val="22"/>
            <w:szCs w:val="22"/>
            <w:lang w:eastAsia="ja-JP"/>
          </w:rPr>
          <w:t>が取り組む</w:t>
        </w:r>
      </w:ins>
      <w:ins w:id="3" w:author="篠崎 亮" w:date="2026-10-07T08:38:00Z" w16du:dateUtc="2026-10-06T23:38:00Z">
        <w:r w:rsidR="00E17FDA">
          <w:rPr>
            <w:rFonts w:hint="eastAsia"/>
            <w:sz w:val="22"/>
            <w:szCs w:val="22"/>
            <w:lang w:eastAsia="ja-JP"/>
          </w:rPr>
          <w:t>ロボットの</w:t>
        </w:r>
      </w:ins>
      <w:ins w:id="4" w:author="篠崎 亮" w:date="2026-09-19T08:39:00Z" w16du:dateUtc="2026-09-18T23:39:00Z">
        <w:r w:rsidR="00362F9B">
          <w:rPr>
            <w:rFonts w:hint="eastAsia"/>
            <w:sz w:val="22"/>
            <w:szCs w:val="22"/>
            <w:lang w:eastAsia="ja-JP"/>
          </w:rPr>
          <w:t>研究開発に関して助言</w:t>
        </w:r>
      </w:ins>
      <w:del w:id="5" w:author="篠崎 亮" w:date="2026-09-19T08:40:00Z" w16du:dateUtc="2026-09-18T23:40:00Z">
        <w:r w:rsidR="000C1870" w:rsidDel="00362F9B">
          <w:rPr>
            <w:rFonts w:hint="eastAsia"/>
            <w:sz w:val="22"/>
            <w:szCs w:val="22"/>
            <w:lang w:eastAsia="ja-JP"/>
          </w:rPr>
          <w:delText>との間で実施</w:delText>
        </w:r>
      </w:del>
      <w:r w:rsidR="000C1870">
        <w:rPr>
          <w:rFonts w:hint="eastAsia"/>
          <w:sz w:val="22"/>
          <w:szCs w:val="22"/>
          <w:lang w:eastAsia="ja-JP"/>
        </w:rPr>
        <w:t>を</w:t>
      </w:r>
      <w:ins w:id="6" w:author="篠崎 亮" w:date="2026-09-19T08:40:00Z" w16du:dateUtc="2026-09-18T23:40:00Z">
        <w:r w:rsidR="00362F9B">
          <w:rPr>
            <w:rFonts w:hint="eastAsia"/>
            <w:sz w:val="22"/>
            <w:szCs w:val="22"/>
            <w:lang w:eastAsia="ja-JP"/>
          </w:rPr>
          <w:t>受けることを目的と</w:t>
        </w:r>
      </w:ins>
      <w:del w:id="7" w:author="篠崎 亮" w:date="2026-09-19T08:40:00Z" w16du:dateUtc="2026-09-18T23:40:00Z">
        <w:r w:rsidR="000C1870" w:rsidDel="00362F9B">
          <w:rPr>
            <w:rFonts w:hint="eastAsia"/>
            <w:sz w:val="22"/>
            <w:szCs w:val="22"/>
            <w:lang w:eastAsia="ja-JP"/>
          </w:rPr>
          <w:delText>検討</w:delText>
        </w:r>
      </w:del>
      <w:r w:rsidR="000C1870">
        <w:rPr>
          <w:rFonts w:hint="eastAsia"/>
          <w:sz w:val="22"/>
          <w:szCs w:val="22"/>
          <w:lang w:eastAsia="ja-JP"/>
        </w:rPr>
        <w:t>する</w:t>
      </w:r>
      <w:del w:id="8" w:author="篠崎 亮" w:date="2026-09-19T08:40:00Z" w16du:dateUtc="2026-09-18T23:40:00Z">
        <w:r w:rsidR="000C1870" w:rsidDel="00362F9B">
          <w:rPr>
            <w:rFonts w:hint="eastAsia"/>
            <w:sz w:val="22"/>
            <w:szCs w:val="22"/>
            <w:lang w:eastAsia="ja-JP"/>
          </w:rPr>
          <w:delText>研究テーマ「</w:delText>
        </w:r>
        <w:r w:rsidR="00E82141" w:rsidDel="00362F9B">
          <w:rPr>
            <w:rFonts w:hint="eastAsia"/>
            <w:color w:val="FF0000"/>
            <w:sz w:val="22"/>
            <w:szCs w:val="22"/>
            <w:lang w:eastAsia="ja-JP"/>
          </w:rPr>
          <w:delText xml:space="preserve">　　　</w:delText>
        </w:r>
        <w:r w:rsidR="000C1870" w:rsidDel="00362F9B">
          <w:rPr>
            <w:rFonts w:hint="eastAsia"/>
            <w:sz w:val="22"/>
            <w:szCs w:val="22"/>
            <w:lang w:eastAsia="ja-JP"/>
          </w:rPr>
          <w:delText>」にかかる</w:delText>
        </w:r>
      </w:del>
      <w:r w:rsidR="000C1870">
        <w:rPr>
          <w:rFonts w:hint="eastAsia"/>
          <w:sz w:val="22"/>
          <w:szCs w:val="22"/>
          <w:lang w:eastAsia="ja-JP"/>
        </w:rPr>
        <w:t>協議（以下「本協議</w:t>
      </w:r>
      <w:r w:rsidR="000C1870" w:rsidRPr="00AF0EF9">
        <w:rPr>
          <w:rFonts w:hint="eastAsia"/>
          <w:sz w:val="22"/>
          <w:szCs w:val="22"/>
          <w:lang w:eastAsia="ja-JP"/>
        </w:rPr>
        <w:t>」</w:t>
      </w:r>
      <w:r w:rsidR="002849BE" w:rsidRPr="00AF0EF9">
        <w:rPr>
          <w:rFonts w:hint="eastAsia"/>
          <w:sz w:val="22"/>
          <w:szCs w:val="22"/>
          <w:lang w:eastAsia="ja-JP"/>
        </w:rPr>
        <w:t>という。</w:t>
      </w:r>
      <w:r w:rsidR="000C1870" w:rsidRPr="00AF0EF9">
        <w:rPr>
          <w:rFonts w:hint="eastAsia"/>
          <w:sz w:val="22"/>
          <w:szCs w:val="22"/>
          <w:lang w:eastAsia="ja-JP"/>
        </w:rPr>
        <w:t>）を開</w:t>
      </w:r>
      <w:r w:rsidR="000C1870">
        <w:rPr>
          <w:rFonts w:hint="eastAsia"/>
          <w:sz w:val="22"/>
          <w:szCs w:val="22"/>
          <w:lang w:eastAsia="ja-JP"/>
        </w:rPr>
        <w:t>始するに当たり、</w:t>
      </w:r>
      <w:r>
        <w:rPr>
          <w:rFonts w:hint="eastAsia"/>
          <w:lang w:eastAsia="ja-JP"/>
        </w:rPr>
        <w:t>甲乙双方が保有する情報を開示する場合における秘密の漏洩を防止するため、次のとおり秘密保持に関する契約を締結する。</w:t>
      </w:r>
    </w:p>
    <w:p w14:paraId="09317656" w14:textId="77777777" w:rsidR="00400085" w:rsidRPr="000C1870" w:rsidRDefault="00400085" w:rsidP="00503810">
      <w:pPr>
        <w:rPr>
          <w:sz w:val="22"/>
          <w:szCs w:val="22"/>
          <w:lang w:eastAsia="ja-JP"/>
        </w:rPr>
      </w:pPr>
    </w:p>
    <w:p w14:paraId="49958534" w14:textId="77777777" w:rsidR="00503810" w:rsidRPr="00503810" w:rsidRDefault="00400085" w:rsidP="00503810">
      <w:pPr>
        <w:rPr>
          <w:sz w:val="22"/>
          <w:szCs w:val="22"/>
          <w:lang w:eastAsia="ja-JP"/>
        </w:rPr>
      </w:pPr>
      <w:r>
        <w:rPr>
          <w:rFonts w:hint="eastAsia"/>
          <w:sz w:val="22"/>
          <w:szCs w:val="22"/>
          <w:lang w:eastAsia="ja-JP"/>
        </w:rPr>
        <w:t xml:space="preserve">　</w:t>
      </w:r>
      <w:r w:rsidR="00503810" w:rsidRPr="00503810">
        <w:rPr>
          <w:rFonts w:hint="eastAsia"/>
          <w:sz w:val="22"/>
          <w:szCs w:val="22"/>
          <w:lang w:eastAsia="ja-JP"/>
        </w:rPr>
        <w:t>（秘密保持）</w:t>
      </w:r>
    </w:p>
    <w:p w14:paraId="0823EC11" w14:textId="11920931" w:rsidR="00503810" w:rsidRPr="00503810" w:rsidRDefault="00503810" w:rsidP="00400085">
      <w:pPr>
        <w:ind w:left="224" w:hangingChars="100" w:hanging="224"/>
        <w:rPr>
          <w:sz w:val="22"/>
          <w:szCs w:val="22"/>
          <w:lang w:eastAsia="ja-JP"/>
        </w:rPr>
      </w:pPr>
      <w:r w:rsidRPr="00503810">
        <w:rPr>
          <w:rFonts w:hint="eastAsia"/>
          <w:sz w:val="22"/>
          <w:szCs w:val="22"/>
          <w:lang w:eastAsia="ja-JP"/>
        </w:rPr>
        <w:t>第１条</w:t>
      </w:r>
      <w:r w:rsidR="00400085">
        <w:rPr>
          <w:rFonts w:hint="eastAsia"/>
          <w:sz w:val="22"/>
          <w:szCs w:val="22"/>
          <w:lang w:eastAsia="ja-JP"/>
        </w:rPr>
        <w:t xml:space="preserve">　</w:t>
      </w:r>
      <w:r w:rsidRPr="00503810">
        <w:rPr>
          <w:rFonts w:hint="eastAsia"/>
          <w:sz w:val="22"/>
          <w:szCs w:val="22"/>
          <w:lang w:eastAsia="ja-JP"/>
        </w:rPr>
        <w:t>甲及び乙は、相手方から開示</w:t>
      </w:r>
      <w:r w:rsidR="0048049F">
        <w:rPr>
          <w:rFonts w:hint="eastAsia"/>
          <w:sz w:val="22"/>
          <w:szCs w:val="22"/>
          <w:lang w:eastAsia="ja-JP"/>
        </w:rPr>
        <w:t>又は</w:t>
      </w:r>
      <w:r w:rsidR="0007695A">
        <w:rPr>
          <w:sz w:val="22"/>
          <w:szCs w:val="22"/>
          <w:lang w:eastAsia="ja-JP"/>
        </w:rPr>
        <w:t>提供</w:t>
      </w:r>
      <w:r w:rsidRPr="00503810">
        <w:rPr>
          <w:rFonts w:hint="eastAsia"/>
          <w:sz w:val="22"/>
          <w:szCs w:val="22"/>
          <w:lang w:eastAsia="ja-JP"/>
        </w:rPr>
        <w:t>された技術情報、資料、ノウハウ、意見交換等</w:t>
      </w:r>
      <w:r w:rsidR="00B039ED" w:rsidRPr="0005306F">
        <w:rPr>
          <w:rFonts w:ascii="ＭＳ 明朝" w:hAnsi="ＭＳ 明朝" w:hint="eastAsia"/>
          <w:sz w:val="22"/>
          <w:szCs w:val="22"/>
          <w:lang w:eastAsia="ja-JP"/>
        </w:rPr>
        <w:t>の本</w:t>
      </w:r>
      <w:r w:rsidR="00F94A6B">
        <w:rPr>
          <w:rFonts w:ascii="ＭＳ 明朝" w:hAnsi="ＭＳ 明朝" w:hint="eastAsia"/>
          <w:sz w:val="22"/>
          <w:szCs w:val="22"/>
          <w:lang w:eastAsia="ja-JP"/>
        </w:rPr>
        <w:t>協議</w:t>
      </w:r>
      <w:r w:rsidR="00B039ED" w:rsidRPr="0005306F">
        <w:rPr>
          <w:rFonts w:ascii="ＭＳ 明朝" w:hAnsi="ＭＳ 明朝" w:hint="eastAsia"/>
          <w:sz w:val="22"/>
          <w:szCs w:val="22"/>
          <w:lang w:eastAsia="ja-JP"/>
        </w:rPr>
        <w:t>に関する情報であって、①</w:t>
      </w:r>
      <w:r w:rsidR="002849BE" w:rsidRPr="00AF0EF9">
        <w:rPr>
          <w:rFonts w:ascii="ＭＳ 明朝" w:hAnsi="ＭＳ 明朝" w:hint="eastAsia"/>
          <w:sz w:val="22"/>
          <w:szCs w:val="22"/>
          <w:lang w:eastAsia="ja-JP"/>
        </w:rPr>
        <w:t>媒体の形式を問わず</w:t>
      </w:r>
      <w:r w:rsidR="00B039ED" w:rsidRPr="00AF0EF9">
        <w:rPr>
          <w:rFonts w:ascii="ＭＳ 明朝" w:hAnsi="ＭＳ 明朝" w:hint="eastAsia"/>
          <w:sz w:val="22"/>
          <w:szCs w:val="22"/>
          <w:lang w:eastAsia="ja-JP"/>
        </w:rPr>
        <w:t>、</w:t>
      </w:r>
      <w:r w:rsidR="002F2548">
        <w:rPr>
          <w:rFonts w:ascii="ＭＳ 明朝" w:hAnsi="ＭＳ 明朝" w:hint="eastAsia"/>
          <w:sz w:val="22"/>
          <w:szCs w:val="22"/>
          <w:lang w:eastAsia="ja-JP"/>
        </w:rPr>
        <w:t>秘密であることが明示されて開示されたもの、②口頭若しくは</w:t>
      </w:r>
      <w:r w:rsidR="00B039ED" w:rsidRPr="0005306F">
        <w:rPr>
          <w:rFonts w:ascii="ＭＳ 明朝" w:hAnsi="ＭＳ 明朝" w:hint="eastAsia"/>
          <w:sz w:val="22"/>
          <w:szCs w:val="22"/>
          <w:lang w:eastAsia="ja-JP"/>
        </w:rPr>
        <w:t>視覚</w:t>
      </w:r>
      <w:r w:rsidR="002F2548" w:rsidRPr="0005306F">
        <w:rPr>
          <w:rFonts w:ascii="ＭＳ 明朝" w:hAnsi="ＭＳ 明朝" w:hint="eastAsia"/>
          <w:sz w:val="22"/>
          <w:szCs w:val="22"/>
          <w:lang w:eastAsia="ja-JP"/>
        </w:rPr>
        <w:t>等</w:t>
      </w:r>
      <w:r w:rsidR="002F2548">
        <w:rPr>
          <w:rFonts w:ascii="ＭＳ 明朝" w:hAnsi="ＭＳ 明朝" w:hint="eastAsia"/>
          <w:sz w:val="22"/>
          <w:szCs w:val="22"/>
          <w:lang w:eastAsia="ja-JP"/>
        </w:rPr>
        <w:t>又は</w:t>
      </w:r>
      <w:r w:rsidR="002F2548" w:rsidRPr="002F2548">
        <w:rPr>
          <w:rFonts w:ascii="ＭＳ 明朝" w:hAnsi="ＭＳ 明朝" w:hint="eastAsia"/>
          <w:sz w:val="22"/>
          <w:szCs w:val="22"/>
          <w:lang w:eastAsia="ja-JP"/>
        </w:rPr>
        <w:t>電子的</w:t>
      </w:r>
      <w:r w:rsidR="006B735B">
        <w:rPr>
          <w:rFonts w:ascii="ＭＳ 明朝" w:hAnsi="ＭＳ 明朝" w:hint="eastAsia"/>
          <w:sz w:val="22"/>
          <w:szCs w:val="22"/>
          <w:lang w:eastAsia="ja-JP"/>
        </w:rPr>
        <w:t>・</w:t>
      </w:r>
      <w:r w:rsidR="002F2548" w:rsidRPr="002F2548">
        <w:rPr>
          <w:rFonts w:ascii="ＭＳ 明朝" w:hAnsi="ＭＳ 明朝" w:hint="eastAsia"/>
          <w:sz w:val="22"/>
          <w:szCs w:val="22"/>
          <w:lang w:eastAsia="ja-JP"/>
        </w:rPr>
        <w:t>磁気的方法その他人の知覚によっては認識することができな</w:t>
      </w:r>
      <w:r w:rsidR="002F2548">
        <w:rPr>
          <w:rFonts w:ascii="ＭＳ 明朝" w:hAnsi="ＭＳ 明朝" w:hint="eastAsia"/>
          <w:sz w:val="22"/>
          <w:szCs w:val="22"/>
          <w:lang w:eastAsia="ja-JP"/>
        </w:rPr>
        <w:t>い</w:t>
      </w:r>
      <w:r w:rsidR="00B039ED" w:rsidRPr="0005306F">
        <w:rPr>
          <w:rFonts w:ascii="ＭＳ 明朝" w:hAnsi="ＭＳ 明朝" w:hint="eastAsia"/>
          <w:sz w:val="22"/>
          <w:szCs w:val="22"/>
          <w:lang w:eastAsia="ja-JP"/>
        </w:rPr>
        <w:t>無体物にて開示された場合には、開示の際に秘密である旨が特定され、当該開示後３０日以内に当該開示の内容、開示者、開示の場所及び開示の日付が書面にて確認されたもの</w:t>
      </w:r>
      <w:r w:rsidRPr="00503810">
        <w:rPr>
          <w:rFonts w:hint="eastAsia"/>
          <w:sz w:val="22"/>
          <w:szCs w:val="22"/>
          <w:lang w:eastAsia="ja-JP"/>
        </w:rPr>
        <w:t>（以下「秘密情</w:t>
      </w:r>
      <w:r w:rsidR="00723138">
        <w:rPr>
          <w:rFonts w:hint="eastAsia"/>
          <w:sz w:val="22"/>
          <w:szCs w:val="22"/>
          <w:lang w:eastAsia="ja-JP"/>
        </w:rPr>
        <w:t>報」と</w:t>
      </w:r>
      <w:r w:rsidR="00315DCA">
        <w:rPr>
          <w:rFonts w:hint="eastAsia"/>
          <w:sz w:val="22"/>
          <w:szCs w:val="22"/>
          <w:lang w:eastAsia="ja-JP"/>
        </w:rPr>
        <w:t>いう。）を第三者に開示又は漏洩</w:t>
      </w:r>
      <w:r w:rsidRPr="00503810">
        <w:rPr>
          <w:rFonts w:hint="eastAsia"/>
          <w:sz w:val="22"/>
          <w:szCs w:val="22"/>
          <w:lang w:eastAsia="ja-JP"/>
        </w:rPr>
        <w:t>してはならない。ただし、次の</w:t>
      </w:r>
      <w:r w:rsidR="00315DCA">
        <w:rPr>
          <w:rFonts w:hint="eastAsia"/>
          <w:sz w:val="22"/>
          <w:szCs w:val="22"/>
          <w:lang w:eastAsia="ja-JP"/>
        </w:rPr>
        <w:t>各号の</w:t>
      </w:r>
      <w:r w:rsidRPr="00503810">
        <w:rPr>
          <w:rFonts w:hint="eastAsia"/>
          <w:sz w:val="22"/>
          <w:szCs w:val="22"/>
          <w:lang w:eastAsia="ja-JP"/>
        </w:rPr>
        <w:t>いずれかに該当する情報については、この限りではない。</w:t>
      </w:r>
    </w:p>
    <w:p w14:paraId="65240949" w14:textId="65A33D59" w:rsidR="00503810" w:rsidRPr="00503810" w:rsidRDefault="00400085" w:rsidP="000F5103">
      <w:pPr>
        <w:ind w:left="671" w:hangingChars="300" w:hanging="671"/>
        <w:rPr>
          <w:sz w:val="22"/>
          <w:szCs w:val="22"/>
          <w:lang w:eastAsia="ja-JP"/>
        </w:rPr>
      </w:pPr>
      <w:r>
        <w:rPr>
          <w:rFonts w:hint="eastAsia"/>
          <w:sz w:val="22"/>
          <w:szCs w:val="22"/>
          <w:lang w:eastAsia="ja-JP"/>
        </w:rPr>
        <w:t xml:space="preserve">　</w:t>
      </w:r>
      <w:r w:rsidR="00503810" w:rsidRPr="00503810">
        <w:rPr>
          <w:rFonts w:hint="eastAsia"/>
          <w:sz w:val="22"/>
          <w:szCs w:val="22"/>
          <w:lang w:eastAsia="ja-JP"/>
        </w:rPr>
        <w:t>一</w:t>
      </w:r>
      <w:r>
        <w:rPr>
          <w:rFonts w:hint="eastAsia"/>
          <w:sz w:val="22"/>
          <w:szCs w:val="22"/>
          <w:lang w:eastAsia="ja-JP"/>
        </w:rPr>
        <w:t xml:space="preserve">　</w:t>
      </w:r>
      <w:r w:rsidR="009C748E" w:rsidRPr="009C748E">
        <w:rPr>
          <w:rFonts w:hint="eastAsia"/>
          <w:sz w:val="22"/>
          <w:szCs w:val="22"/>
          <w:lang w:eastAsia="ja-JP"/>
        </w:rPr>
        <w:t>相手方から</w:t>
      </w:r>
      <w:r w:rsidR="00D71823">
        <w:rPr>
          <w:rFonts w:hint="eastAsia"/>
          <w:sz w:val="22"/>
          <w:szCs w:val="22"/>
          <w:lang w:eastAsia="ja-JP"/>
        </w:rPr>
        <w:t>開示を受け</w:t>
      </w:r>
      <w:r w:rsidR="009C748E" w:rsidRPr="009C748E">
        <w:rPr>
          <w:rFonts w:hint="eastAsia"/>
          <w:sz w:val="22"/>
          <w:szCs w:val="22"/>
          <w:lang w:eastAsia="ja-JP"/>
        </w:rPr>
        <w:t>、又は知得し</w:t>
      </w:r>
      <w:r w:rsidR="00D71823">
        <w:rPr>
          <w:rFonts w:hint="eastAsia"/>
          <w:sz w:val="22"/>
          <w:szCs w:val="22"/>
          <w:lang w:eastAsia="ja-JP"/>
        </w:rPr>
        <w:t>た際、既に自</w:t>
      </w:r>
      <w:r w:rsidR="009C748E" w:rsidRPr="009C748E">
        <w:rPr>
          <w:rFonts w:hint="eastAsia"/>
          <w:sz w:val="22"/>
          <w:szCs w:val="22"/>
          <w:lang w:eastAsia="ja-JP"/>
        </w:rPr>
        <w:t>己が保有していたことを証明できる</w:t>
      </w:r>
      <w:r w:rsidR="00D71823">
        <w:rPr>
          <w:rFonts w:hint="eastAsia"/>
          <w:sz w:val="22"/>
          <w:szCs w:val="22"/>
          <w:lang w:eastAsia="ja-JP"/>
        </w:rPr>
        <w:t>もの</w:t>
      </w:r>
    </w:p>
    <w:p w14:paraId="32852FCE" w14:textId="42757EA3" w:rsidR="00503810" w:rsidRPr="00503810" w:rsidRDefault="00400085" w:rsidP="000F5103">
      <w:pPr>
        <w:ind w:left="671" w:hangingChars="300" w:hanging="671"/>
        <w:rPr>
          <w:sz w:val="22"/>
          <w:szCs w:val="22"/>
          <w:lang w:eastAsia="ja-JP"/>
        </w:rPr>
      </w:pPr>
      <w:r>
        <w:rPr>
          <w:rFonts w:hint="eastAsia"/>
          <w:sz w:val="22"/>
          <w:szCs w:val="22"/>
          <w:lang w:eastAsia="ja-JP"/>
        </w:rPr>
        <w:t xml:space="preserve">　</w:t>
      </w:r>
      <w:r w:rsidR="00503810" w:rsidRPr="00503810">
        <w:rPr>
          <w:rFonts w:hint="eastAsia"/>
          <w:sz w:val="22"/>
          <w:szCs w:val="22"/>
          <w:lang w:eastAsia="ja-JP"/>
        </w:rPr>
        <w:t>二</w:t>
      </w:r>
      <w:r>
        <w:rPr>
          <w:rFonts w:hint="eastAsia"/>
          <w:sz w:val="22"/>
          <w:szCs w:val="22"/>
          <w:lang w:eastAsia="ja-JP"/>
        </w:rPr>
        <w:t xml:space="preserve">　</w:t>
      </w:r>
      <w:r w:rsidR="009E3316" w:rsidRPr="009E3316">
        <w:rPr>
          <w:rFonts w:hint="eastAsia"/>
          <w:sz w:val="22"/>
          <w:szCs w:val="22"/>
          <w:lang w:eastAsia="ja-JP"/>
        </w:rPr>
        <w:t>相手方から</w:t>
      </w:r>
      <w:r w:rsidR="00D71823">
        <w:rPr>
          <w:rFonts w:hint="eastAsia"/>
          <w:sz w:val="22"/>
          <w:szCs w:val="22"/>
          <w:lang w:eastAsia="ja-JP"/>
        </w:rPr>
        <w:t>開示を受け</w:t>
      </w:r>
      <w:r w:rsidR="009E3316" w:rsidRPr="009C748E">
        <w:rPr>
          <w:rFonts w:hint="eastAsia"/>
          <w:sz w:val="22"/>
          <w:szCs w:val="22"/>
          <w:lang w:eastAsia="ja-JP"/>
        </w:rPr>
        <w:t>、又は知得し</w:t>
      </w:r>
      <w:r w:rsidR="00D71823">
        <w:rPr>
          <w:rFonts w:hint="eastAsia"/>
          <w:sz w:val="22"/>
          <w:szCs w:val="22"/>
          <w:lang w:eastAsia="ja-JP"/>
        </w:rPr>
        <w:t>た際、既に公知</w:t>
      </w:r>
      <w:r w:rsidR="009E3316" w:rsidRPr="009E3316">
        <w:rPr>
          <w:rFonts w:hint="eastAsia"/>
          <w:sz w:val="22"/>
          <w:szCs w:val="22"/>
          <w:lang w:eastAsia="ja-JP"/>
        </w:rPr>
        <w:t>となっている</w:t>
      </w:r>
      <w:r w:rsidR="00D71823">
        <w:rPr>
          <w:rFonts w:hint="eastAsia"/>
          <w:sz w:val="22"/>
          <w:szCs w:val="22"/>
          <w:lang w:eastAsia="ja-JP"/>
        </w:rPr>
        <w:t>もの</w:t>
      </w:r>
    </w:p>
    <w:p w14:paraId="3A87B619" w14:textId="66A7741E" w:rsidR="00503810" w:rsidRPr="00503810" w:rsidRDefault="00400085" w:rsidP="000F5103">
      <w:pPr>
        <w:ind w:left="671" w:hangingChars="300" w:hanging="671"/>
        <w:rPr>
          <w:sz w:val="22"/>
          <w:szCs w:val="22"/>
          <w:lang w:eastAsia="ja-JP"/>
        </w:rPr>
      </w:pPr>
      <w:r>
        <w:rPr>
          <w:rFonts w:hint="eastAsia"/>
          <w:sz w:val="22"/>
          <w:szCs w:val="22"/>
          <w:lang w:eastAsia="ja-JP"/>
        </w:rPr>
        <w:t xml:space="preserve">　</w:t>
      </w:r>
      <w:r w:rsidR="00503810" w:rsidRPr="00503810">
        <w:rPr>
          <w:rFonts w:hint="eastAsia"/>
          <w:sz w:val="22"/>
          <w:szCs w:val="22"/>
          <w:lang w:eastAsia="ja-JP"/>
        </w:rPr>
        <w:t>三</w:t>
      </w:r>
      <w:r>
        <w:rPr>
          <w:rFonts w:hint="eastAsia"/>
          <w:sz w:val="22"/>
          <w:szCs w:val="22"/>
          <w:lang w:eastAsia="ja-JP"/>
        </w:rPr>
        <w:t xml:space="preserve">　</w:t>
      </w:r>
      <w:r w:rsidR="00E96FBA" w:rsidRPr="00E96FBA">
        <w:rPr>
          <w:rFonts w:hint="eastAsia"/>
          <w:sz w:val="22"/>
          <w:szCs w:val="22"/>
          <w:lang w:eastAsia="ja-JP"/>
        </w:rPr>
        <w:t>相手方から</w:t>
      </w:r>
      <w:r w:rsidR="00503810" w:rsidRPr="00503810">
        <w:rPr>
          <w:rFonts w:hint="eastAsia"/>
          <w:sz w:val="22"/>
          <w:szCs w:val="22"/>
          <w:lang w:eastAsia="ja-JP"/>
        </w:rPr>
        <w:t>開示を</w:t>
      </w:r>
      <w:r w:rsidR="00D71823">
        <w:rPr>
          <w:rFonts w:hint="eastAsia"/>
          <w:sz w:val="22"/>
          <w:szCs w:val="22"/>
          <w:lang w:eastAsia="ja-JP"/>
        </w:rPr>
        <w:t>受け</w:t>
      </w:r>
      <w:r w:rsidR="00E96FBA">
        <w:rPr>
          <w:rFonts w:hint="eastAsia"/>
          <w:sz w:val="22"/>
          <w:szCs w:val="22"/>
          <w:lang w:eastAsia="ja-JP"/>
        </w:rPr>
        <w:t>、</w:t>
      </w:r>
      <w:r w:rsidR="00E96FBA" w:rsidRPr="00E96FBA">
        <w:rPr>
          <w:rFonts w:hint="eastAsia"/>
          <w:sz w:val="22"/>
          <w:szCs w:val="22"/>
          <w:lang w:eastAsia="ja-JP"/>
        </w:rPr>
        <w:t>又は知得し</w:t>
      </w:r>
      <w:r w:rsidR="00D71823">
        <w:rPr>
          <w:rFonts w:hint="eastAsia"/>
          <w:sz w:val="22"/>
          <w:szCs w:val="22"/>
          <w:lang w:eastAsia="ja-JP"/>
        </w:rPr>
        <w:t>た後、</w:t>
      </w:r>
      <w:r w:rsidR="00E96FBA" w:rsidRPr="00E96FBA">
        <w:rPr>
          <w:rFonts w:hint="eastAsia"/>
          <w:sz w:val="22"/>
          <w:szCs w:val="22"/>
          <w:lang w:eastAsia="ja-JP"/>
        </w:rPr>
        <w:t>自己</w:t>
      </w:r>
      <w:r w:rsidR="00D71823">
        <w:rPr>
          <w:rFonts w:hint="eastAsia"/>
          <w:sz w:val="22"/>
          <w:szCs w:val="22"/>
          <w:lang w:eastAsia="ja-JP"/>
        </w:rPr>
        <w:t>の責</w:t>
      </w:r>
      <w:r w:rsidR="00E96FBA" w:rsidRPr="00E96FBA">
        <w:rPr>
          <w:rFonts w:hint="eastAsia"/>
          <w:sz w:val="22"/>
          <w:szCs w:val="22"/>
          <w:lang w:eastAsia="ja-JP"/>
        </w:rPr>
        <w:t>め</w:t>
      </w:r>
      <w:r w:rsidR="00D71823">
        <w:rPr>
          <w:rFonts w:hint="eastAsia"/>
          <w:sz w:val="22"/>
          <w:szCs w:val="22"/>
          <w:lang w:eastAsia="ja-JP"/>
        </w:rPr>
        <w:t>によらず</w:t>
      </w:r>
      <w:r w:rsidR="00E96FBA" w:rsidRPr="00E96FBA">
        <w:rPr>
          <w:rFonts w:hint="eastAsia"/>
          <w:sz w:val="22"/>
          <w:szCs w:val="22"/>
          <w:lang w:eastAsia="ja-JP"/>
        </w:rPr>
        <w:t>に</w:t>
      </w:r>
      <w:r w:rsidR="00D71823">
        <w:rPr>
          <w:rFonts w:hint="eastAsia"/>
          <w:sz w:val="22"/>
          <w:szCs w:val="22"/>
          <w:lang w:eastAsia="ja-JP"/>
        </w:rPr>
        <w:t>公知となったもの</w:t>
      </w:r>
    </w:p>
    <w:p w14:paraId="0361A2C5" w14:textId="411E7FF6" w:rsidR="00503810" w:rsidRPr="00503810" w:rsidRDefault="00400085" w:rsidP="000F5103">
      <w:pPr>
        <w:ind w:left="671" w:hangingChars="300" w:hanging="671"/>
        <w:rPr>
          <w:sz w:val="22"/>
          <w:szCs w:val="22"/>
          <w:lang w:eastAsia="ja-JP"/>
        </w:rPr>
      </w:pPr>
      <w:r>
        <w:rPr>
          <w:rFonts w:hint="eastAsia"/>
          <w:sz w:val="22"/>
          <w:szCs w:val="22"/>
          <w:lang w:eastAsia="ja-JP"/>
        </w:rPr>
        <w:t xml:space="preserve">　</w:t>
      </w:r>
      <w:r w:rsidR="00503810" w:rsidRPr="00503810">
        <w:rPr>
          <w:rFonts w:hint="eastAsia"/>
          <w:sz w:val="22"/>
          <w:szCs w:val="22"/>
          <w:lang w:eastAsia="ja-JP"/>
        </w:rPr>
        <w:t>四</w:t>
      </w:r>
      <w:r>
        <w:rPr>
          <w:rFonts w:hint="eastAsia"/>
          <w:sz w:val="22"/>
          <w:szCs w:val="22"/>
          <w:lang w:eastAsia="ja-JP"/>
        </w:rPr>
        <w:t xml:space="preserve">　</w:t>
      </w:r>
      <w:r w:rsidR="003C1241" w:rsidRPr="003C1241">
        <w:rPr>
          <w:rFonts w:hint="eastAsia"/>
          <w:sz w:val="22"/>
          <w:szCs w:val="22"/>
          <w:lang w:eastAsia="ja-JP"/>
        </w:rPr>
        <w:t>正当な権限を有する</w:t>
      </w:r>
      <w:r w:rsidR="00D71823">
        <w:rPr>
          <w:rFonts w:hint="eastAsia"/>
          <w:sz w:val="22"/>
          <w:szCs w:val="22"/>
          <w:lang w:eastAsia="ja-JP"/>
        </w:rPr>
        <w:t>第三者から秘密保持義務を負うことなしに</w:t>
      </w:r>
      <w:r w:rsidR="003C1241" w:rsidRPr="003C1241">
        <w:rPr>
          <w:rFonts w:hint="eastAsia"/>
          <w:sz w:val="22"/>
          <w:szCs w:val="22"/>
          <w:lang w:eastAsia="ja-JP"/>
        </w:rPr>
        <w:t>適法に取得したことを証明できる</w:t>
      </w:r>
      <w:r w:rsidR="00D71823">
        <w:rPr>
          <w:rFonts w:hint="eastAsia"/>
          <w:sz w:val="22"/>
          <w:szCs w:val="22"/>
          <w:lang w:eastAsia="ja-JP"/>
        </w:rPr>
        <w:t>もの</w:t>
      </w:r>
    </w:p>
    <w:p w14:paraId="53AE1032" w14:textId="4A1FCAC5" w:rsidR="00503810" w:rsidRDefault="00400085" w:rsidP="000F5103">
      <w:pPr>
        <w:ind w:left="671" w:hangingChars="300" w:hanging="671"/>
        <w:rPr>
          <w:sz w:val="22"/>
          <w:szCs w:val="22"/>
          <w:lang w:eastAsia="ja-JP"/>
        </w:rPr>
      </w:pPr>
      <w:r>
        <w:rPr>
          <w:rFonts w:hint="eastAsia"/>
          <w:sz w:val="22"/>
          <w:szCs w:val="22"/>
          <w:lang w:eastAsia="ja-JP"/>
        </w:rPr>
        <w:t xml:space="preserve">　</w:t>
      </w:r>
      <w:r w:rsidR="00503810" w:rsidRPr="00503810">
        <w:rPr>
          <w:rFonts w:hint="eastAsia"/>
          <w:sz w:val="22"/>
          <w:szCs w:val="22"/>
          <w:lang w:eastAsia="ja-JP"/>
        </w:rPr>
        <w:t>五</w:t>
      </w:r>
      <w:r>
        <w:rPr>
          <w:rFonts w:hint="eastAsia"/>
          <w:sz w:val="22"/>
          <w:szCs w:val="22"/>
          <w:lang w:eastAsia="ja-JP"/>
        </w:rPr>
        <w:t xml:space="preserve">　</w:t>
      </w:r>
      <w:r w:rsidR="00D71823">
        <w:rPr>
          <w:rFonts w:hint="eastAsia"/>
          <w:sz w:val="22"/>
          <w:szCs w:val="22"/>
          <w:lang w:eastAsia="ja-JP"/>
        </w:rPr>
        <w:t>相手方から開示された情報によることなく独自に開発</w:t>
      </w:r>
      <w:r w:rsidR="0059153D" w:rsidRPr="0059153D">
        <w:rPr>
          <w:rFonts w:hint="eastAsia"/>
          <w:sz w:val="22"/>
          <w:szCs w:val="22"/>
          <w:lang w:eastAsia="ja-JP"/>
        </w:rPr>
        <w:t>又は</w:t>
      </w:r>
      <w:r w:rsidR="00D71823">
        <w:rPr>
          <w:rFonts w:hint="eastAsia"/>
          <w:sz w:val="22"/>
          <w:szCs w:val="22"/>
          <w:lang w:eastAsia="ja-JP"/>
        </w:rPr>
        <w:t>取得し</w:t>
      </w:r>
      <w:r w:rsidR="0059153D" w:rsidRPr="0059153D">
        <w:rPr>
          <w:rFonts w:hint="eastAsia"/>
          <w:sz w:val="22"/>
          <w:szCs w:val="22"/>
          <w:lang w:eastAsia="ja-JP"/>
        </w:rPr>
        <w:t>てい</w:t>
      </w:r>
      <w:r w:rsidR="00D71823">
        <w:rPr>
          <w:rFonts w:hint="eastAsia"/>
          <w:sz w:val="22"/>
          <w:szCs w:val="22"/>
          <w:lang w:eastAsia="ja-JP"/>
        </w:rPr>
        <w:t>た</w:t>
      </w:r>
      <w:r w:rsidR="0059153D" w:rsidRPr="0059153D">
        <w:rPr>
          <w:rFonts w:hint="eastAsia"/>
          <w:sz w:val="22"/>
          <w:szCs w:val="22"/>
          <w:lang w:eastAsia="ja-JP"/>
        </w:rPr>
        <w:t>ことを証明できる</w:t>
      </w:r>
      <w:r w:rsidR="00D71823">
        <w:rPr>
          <w:rFonts w:hint="eastAsia"/>
          <w:sz w:val="22"/>
          <w:szCs w:val="22"/>
          <w:lang w:eastAsia="ja-JP"/>
        </w:rPr>
        <w:t>もの</w:t>
      </w:r>
    </w:p>
    <w:p w14:paraId="592FB50C" w14:textId="2B167165" w:rsidR="001D1E88" w:rsidRPr="00503810" w:rsidRDefault="001D1E88" w:rsidP="000F5103">
      <w:pPr>
        <w:ind w:left="671" w:hangingChars="300" w:hanging="671"/>
        <w:rPr>
          <w:sz w:val="22"/>
          <w:szCs w:val="22"/>
          <w:lang w:eastAsia="ja-JP"/>
        </w:rPr>
      </w:pPr>
      <w:r>
        <w:rPr>
          <w:rFonts w:hint="eastAsia"/>
          <w:sz w:val="22"/>
          <w:szCs w:val="22"/>
          <w:lang w:eastAsia="ja-JP"/>
        </w:rPr>
        <w:t xml:space="preserve">　六　書面により事前に相手方の同意を得たもの</w:t>
      </w:r>
    </w:p>
    <w:p w14:paraId="44F6267D" w14:textId="3307B2D3" w:rsidR="003A4C99" w:rsidRDefault="00503810" w:rsidP="00400085">
      <w:pPr>
        <w:ind w:left="224" w:hangingChars="100" w:hanging="224"/>
        <w:rPr>
          <w:sz w:val="22"/>
          <w:szCs w:val="22"/>
          <w:lang w:eastAsia="ja-JP"/>
        </w:rPr>
      </w:pPr>
      <w:r w:rsidRPr="00503810">
        <w:rPr>
          <w:rFonts w:hint="eastAsia"/>
          <w:sz w:val="22"/>
          <w:szCs w:val="22"/>
          <w:lang w:eastAsia="ja-JP"/>
        </w:rPr>
        <w:t>２</w:t>
      </w:r>
      <w:r w:rsidR="00400085">
        <w:rPr>
          <w:rFonts w:hint="eastAsia"/>
          <w:sz w:val="22"/>
          <w:szCs w:val="22"/>
          <w:lang w:eastAsia="ja-JP"/>
        </w:rPr>
        <w:t xml:space="preserve">　</w:t>
      </w:r>
      <w:r w:rsidR="003A4C99" w:rsidRPr="00503810">
        <w:rPr>
          <w:rFonts w:hint="eastAsia"/>
          <w:sz w:val="22"/>
          <w:szCs w:val="22"/>
          <w:lang w:eastAsia="ja-JP"/>
        </w:rPr>
        <w:t>甲及び乙は、</w:t>
      </w:r>
      <w:r w:rsidR="003A4C99" w:rsidRPr="003A4C99">
        <w:rPr>
          <w:rFonts w:hint="eastAsia"/>
          <w:sz w:val="22"/>
          <w:szCs w:val="22"/>
          <w:lang w:eastAsia="ja-JP"/>
        </w:rPr>
        <w:t>秘密情報を本</w:t>
      </w:r>
      <w:r w:rsidR="003A4C99">
        <w:rPr>
          <w:rFonts w:hint="eastAsia"/>
          <w:sz w:val="22"/>
          <w:szCs w:val="22"/>
          <w:lang w:eastAsia="ja-JP"/>
        </w:rPr>
        <w:t>協議</w:t>
      </w:r>
      <w:r w:rsidR="003A4C99" w:rsidRPr="003A4C99">
        <w:rPr>
          <w:rFonts w:hint="eastAsia"/>
          <w:sz w:val="22"/>
          <w:szCs w:val="22"/>
          <w:lang w:eastAsia="ja-JP"/>
        </w:rPr>
        <w:t>以外の目的に使用してはならない。</w:t>
      </w:r>
    </w:p>
    <w:p w14:paraId="57B02395" w14:textId="598C5CDD" w:rsidR="00400085" w:rsidRDefault="003A4C99" w:rsidP="00400085">
      <w:pPr>
        <w:ind w:left="224" w:hangingChars="100" w:hanging="224"/>
        <w:rPr>
          <w:sz w:val="22"/>
          <w:szCs w:val="22"/>
          <w:lang w:eastAsia="ja-JP"/>
        </w:rPr>
      </w:pPr>
      <w:r>
        <w:rPr>
          <w:rFonts w:hint="eastAsia"/>
          <w:sz w:val="22"/>
          <w:szCs w:val="22"/>
          <w:lang w:eastAsia="ja-JP"/>
        </w:rPr>
        <w:t xml:space="preserve">３　</w:t>
      </w:r>
      <w:r w:rsidR="00503810" w:rsidRPr="00503810">
        <w:rPr>
          <w:rFonts w:hint="eastAsia"/>
          <w:sz w:val="22"/>
          <w:szCs w:val="22"/>
          <w:lang w:eastAsia="ja-JP"/>
        </w:rPr>
        <w:t>甲及び乙は、</w:t>
      </w:r>
      <w:r w:rsidR="00263897">
        <w:rPr>
          <w:rFonts w:hint="eastAsia"/>
          <w:sz w:val="22"/>
          <w:szCs w:val="22"/>
          <w:lang w:eastAsia="ja-JP"/>
        </w:rPr>
        <w:t>本協議</w:t>
      </w:r>
      <w:r w:rsidR="00C84E5E">
        <w:rPr>
          <w:rFonts w:hint="eastAsia"/>
          <w:sz w:val="22"/>
          <w:szCs w:val="22"/>
          <w:lang w:eastAsia="ja-JP"/>
        </w:rPr>
        <w:t>に関わる</w:t>
      </w:r>
      <w:r w:rsidR="00503810" w:rsidRPr="00503810">
        <w:rPr>
          <w:rFonts w:hint="eastAsia"/>
          <w:sz w:val="22"/>
          <w:szCs w:val="22"/>
          <w:lang w:eastAsia="ja-JP"/>
        </w:rPr>
        <w:t>限定された自己の構成員又は役員</w:t>
      </w:r>
      <w:r w:rsidR="009C5D9A">
        <w:rPr>
          <w:rFonts w:hint="eastAsia"/>
          <w:sz w:val="22"/>
          <w:szCs w:val="22"/>
          <w:lang w:eastAsia="ja-JP"/>
        </w:rPr>
        <w:t>及び従業員（以下「従業員等」という。）</w:t>
      </w:r>
      <w:r w:rsidR="00503810" w:rsidRPr="00503810">
        <w:rPr>
          <w:rFonts w:hint="eastAsia"/>
          <w:sz w:val="22"/>
          <w:szCs w:val="22"/>
          <w:lang w:eastAsia="ja-JP"/>
        </w:rPr>
        <w:t>に対してのみ開示するものとする。</w:t>
      </w:r>
      <w:r w:rsidR="0048049F">
        <w:rPr>
          <w:rFonts w:hint="eastAsia"/>
          <w:sz w:val="22"/>
          <w:szCs w:val="22"/>
          <w:lang w:eastAsia="ja-JP"/>
        </w:rPr>
        <w:t>尚</w:t>
      </w:r>
      <w:r w:rsidR="0048049F">
        <w:rPr>
          <w:sz w:val="22"/>
          <w:szCs w:val="22"/>
          <w:lang w:eastAsia="ja-JP"/>
        </w:rPr>
        <w:t>、相手方から</w:t>
      </w:r>
      <w:r w:rsidR="0048049F" w:rsidRPr="002F2548">
        <w:rPr>
          <w:rFonts w:ascii="ＭＳ 明朝" w:hAnsi="ＭＳ 明朝" w:hint="eastAsia"/>
          <w:sz w:val="22"/>
          <w:szCs w:val="22"/>
          <w:lang w:eastAsia="ja-JP"/>
        </w:rPr>
        <w:t>電子的</w:t>
      </w:r>
      <w:r w:rsidR="00690B13">
        <w:rPr>
          <w:rFonts w:ascii="ＭＳ 明朝" w:hAnsi="ＭＳ 明朝" w:hint="eastAsia"/>
          <w:sz w:val="22"/>
          <w:szCs w:val="22"/>
          <w:lang w:eastAsia="ja-JP"/>
        </w:rPr>
        <w:t>・</w:t>
      </w:r>
      <w:r w:rsidR="0048049F" w:rsidRPr="002F2548">
        <w:rPr>
          <w:rFonts w:ascii="ＭＳ 明朝" w:hAnsi="ＭＳ 明朝" w:hint="eastAsia"/>
          <w:sz w:val="22"/>
          <w:szCs w:val="22"/>
          <w:lang w:eastAsia="ja-JP"/>
        </w:rPr>
        <w:t>磁気的方法</w:t>
      </w:r>
      <w:r w:rsidR="0048049F">
        <w:rPr>
          <w:rFonts w:ascii="ＭＳ 明朝" w:hAnsi="ＭＳ 明朝" w:hint="eastAsia"/>
          <w:sz w:val="22"/>
          <w:szCs w:val="22"/>
          <w:lang w:eastAsia="ja-JP"/>
        </w:rPr>
        <w:t>等</w:t>
      </w:r>
      <w:r w:rsidR="0048049F">
        <w:rPr>
          <w:rFonts w:ascii="ＭＳ 明朝" w:hAnsi="ＭＳ 明朝"/>
          <w:sz w:val="22"/>
          <w:szCs w:val="22"/>
          <w:lang w:eastAsia="ja-JP"/>
        </w:rPr>
        <w:t>により</w:t>
      </w:r>
      <w:r w:rsidR="0048049F">
        <w:rPr>
          <w:sz w:val="22"/>
          <w:szCs w:val="22"/>
          <w:lang w:eastAsia="ja-JP"/>
        </w:rPr>
        <w:t>開示された秘密情報</w:t>
      </w:r>
      <w:r w:rsidR="00D0183F">
        <w:rPr>
          <w:rFonts w:hint="eastAsia"/>
          <w:sz w:val="22"/>
          <w:szCs w:val="22"/>
          <w:lang w:eastAsia="ja-JP"/>
        </w:rPr>
        <w:t>を</w:t>
      </w:r>
      <w:r w:rsidR="00FE3BF3">
        <w:rPr>
          <w:rFonts w:hint="eastAsia"/>
          <w:sz w:val="22"/>
          <w:szCs w:val="22"/>
          <w:lang w:eastAsia="ja-JP"/>
        </w:rPr>
        <w:t>使用</w:t>
      </w:r>
      <w:r w:rsidR="00D0183F">
        <w:rPr>
          <w:rFonts w:hint="eastAsia"/>
          <w:sz w:val="22"/>
          <w:szCs w:val="22"/>
          <w:lang w:eastAsia="ja-JP"/>
        </w:rPr>
        <w:t>し</w:t>
      </w:r>
      <w:r w:rsidR="0048049F">
        <w:rPr>
          <w:sz w:val="22"/>
          <w:szCs w:val="22"/>
          <w:lang w:eastAsia="ja-JP"/>
        </w:rPr>
        <w:t>得られ</w:t>
      </w:r>
      <w:r w:rsidR="0048049F">
        <w:rPr>
          <w:rFonts w:hint="eastAsia"/>
          <w:sz w:val="22"/>
          <w:szCs w:val="22"/>
          <w:lang w:eastAsia="ja-JP"/>
        </w:rPr>
        <w:t>た</w:t>
      </w:r>
      <w:r w:rsidR="0048049F">
        <w:rPr>
          <w:sz w:val="22"/>
          <w:szCs w:val="22"/>
          <w:lang w:eastAsia="ja-JP"/>
        </w:rPr>
        <w:t>二次的情報</w:t>
      </w:r>
      <w:r w:rsidR="005515F2">
        <w:rPr>
          <w:rFonts w:hint="eastAsia"/>
          <w:sz w:val="22"/>
          <w:szCs w:val="22"/>
          <w:lang w:eastAsia="ja-JP"/>
        </w:rPr>
        <w:t>（</w:t>
      </w:r>
      <w:r w:rsidR="00690B13">
        <w:rPr>
          <w:rFonts w:hint="eastAsia"/>
          <w:sz w:val="22"/>
          <w:szCs w:val="22"/>
          <w:lang w:eastAsia="ja-JP"/>
        </w:rPr>
        <w:t>自己で所有</w:t>
      </w:r>
      <w:r w:rsidR="00690B13">
        <w:rPr>
          <w:sz w:val="22"/>
          <w:szCs w:val="22"/>
          <w:lang w:eastAsia="ja-JP"/>
        </w:rPr>
        <w:t>又は</w:t>
      </w:r>
      <w:r w:rsidR="00690B13">
        <w:rPr>
          <w:rFonts w:hint="eastAsia"/>
          <w:sz w:val="22"/>
          <w:szCs w:val="22"/>
          <w:lang w:eastAsia="ja-JP"/>
        </w:rPr>
        <w:t>取得した</w:t>
      </w:r>
      <w:r w:rsidR="00690B13">
        <w:rPr>
          <w:sz w:val="22"/>
          <w:szCs w:val="22"/>
          <w:lang w:eastAsia="ja-JP"/>
        </w:rPr>
        <w:t>情報</w:t>
      </w:r>
      <w:r w:rsidR="00690B13" w:rsidRPr="0048049F">
        <w:rPr>
          <w:rFonts w:hint="eastAsia"/>
          <w:sz w:val="22"/>
          <w:szCs w:val="22"/>
          <w:lang w:eastAsia="ja-JP"/>
        </w:rPr>
        <w:t>を合わせ</w:t>
      </w:r>
      <w:r w:rsidR="00690B13">
        <w:rPr>
          <w:rFonts w:hint="eastAsia"/>
          <w:sz w:val="22"/>
          <w:szCs w:val="22"/>
          <w:lang w:eastAsia="ja-JP"/>
        </w:rPr>
        <w:t>得られた</w:t>
      </w:r>
      <w:r w:rsidR="00690B13">
        <w:rPr>
          <w:sz w:val="22"/>
          <w:szCs w:val="22"/>
          <w:lang w:eastAsia="ja-JP"/>
        </w:rPr>
        <w:t>ものを含む</w:t>
      </w:r>
      <w:r w:rsidR="00690B13">
        <w:rPr>
          <w:rFonts w:hint="eastAsia"/>
          <w:sz w:val="22"/>
          <w:szCs w:val="22"/>
          <w:lang w:eastAsia="ja-JP"/>
        </w:rPr>
        <w:t>。</w:t>
      </w:r>
      <w:r w:rsidR="005515F2">
        <w:rPr>
          <w:rFonts w:hint="eastAsia"/>
          <w:sz w:val="22"/>
          <w:szCs w:val="22"/>
          <w:lang w:eastAsia="ja-JP"/>
        </w:rPr>
        <w:t>以下「二次的秘密情報」という。）</w:t>
      </w:r>
      <w:r w:rsidR="0067403E">
        <w:rPr>
          <w:rFonts w:hint="eastAsia"/>
          <w:sz w:val="22"/>
          <w:szCs w:val="22"/>
          <w:lang w:eastAsia="ja-JP"/>
        </w:rPr>
        <w:t>も</w:t>
      </w:r>
      <w:r w:rsidR="0067403E">
        <w:rPr>
          <w:sz w:val="22"/>
          <w:szCs w:val="22"/>
          <w:lang w:eastAsia="ja-JP"/>
        </w:rPr>
        <w:t>秘密情報に</w:t>
      </w:r>
      <w:r w:rsidR="0067403E">
        <w:rPr>
          <w:rFonts w:hint="eastAsia"/>
          <w:sz w:val="22"/>
          <w:szCs w:val="22"/>
          <w:lang w:eastAsia="ja-JP"/>
        </w:rPr>
        <w:t>含む</w:t>
      </w:r>
      <w:r w:rsidR="0067403E">
        <w:rPr>
          <w:sz w:val="22"/>
          <w:szCs w:val="22"/>
          <w:lang w:eastAsia="ja-JP"/>
        </w:rPr>
        <w:t>ものとする。</w:t>
      </w:r>
    </w:p>
    <w:p w14:paraId="1B51E7AB" w14:textId="78D378F3" w:rsidR="00400085" w:rsidRDefault="003A4C99" w:rsidP="00400085">
      <w:pPr>
        <w:ind w:left="224" w:hangingChars="100" w:hanging="224"/>
        <w:rPr>
          <w:sz w:val="22"/>
          <w:szCs w:val="22"/>
          <w:lang w:eastAsia="ja-JP"/>
        </w:rPr>
      </w:pPr>
      <w:r>
        <w:rPr>
          <w:rFonts w:hint="eastAsia"/>
          <w:sz w:val="22"/>
          <w:szCs w:val="22"/>
          <w:lang w:eastAsia="ja-JP"/>
        </w:rPr>
        <w:t>４</w:t>
      </w:r>
      <w:r w:rsidR="00400085">
        <w:rPr>
          <w:rFonts w:hint="eastAsia"/>
          <w:sz w:val="22"/>
          <w:szCs w:val="22"/>
          <w:lang w:eastAsia="ja-JP"/>
        </w:rPr>
        <w:t xml:space="preserve">　</w:t>
      </w:r>
      <w:r w:rsidR="00503810" w:rsidRPr="00503810">
        <w:rPr>
          <w:rFonts w:hint="eastAsia"/>
          <w:sz w:val="22"/>
          <w:szCs w:val="22"/>
          <w:lang w:eastAsia="ja-JP"/>
        </w:rPr>
        <w:t>甲及び乙は、</w:t>
      </w:r>
      <w:r w:rsidR="009C5D9A" w:rsidRPr="0005306F">
        <w:rPr>
          <w:rFonts w:ascii="ＭＳ 明朝" w:hAnsi="ＭＳ 明朝" w:hint="eastAsia"/>
          <w:sz w:val="22"/>
          <w:szCs w:val="22"/>
          <w:lang w:eastAsia="ja-JP"/>
        </w:rPr>
        <w:t>前項に基づく自己の従業員等への</w:t>
      </w:r>
      <w:r w:rsidR="00503810" w:rsidRPr="00503810">
        <w:rPr>
          <w:rFonts w:hint="eastAsia"/>
          <w:sz w:val="22"/>
          <w:szCs w:val="22"/>
          <w:lang w:eastAsia="ja-JP"/>
        </w:rPr>
        <w:t>秘密情報の開示に際し、秘密を保持すべ</w:t>
      </w:r>
      <w:r w:rsidR="00315DCA">
        <w:rPr>
          <w:rFonts w:hint="eastAsia"/>
          <w:sz w:val="22"/>
          <w:szCs w:val="22"/>
          <w:lang w:eastAsia="ja-JP"/>
        </w:rPr>
        <w:t>き事項であることを明示するとともに、秘密情報の管理について</w:t>
      </w:r>
      <w:r w:rsidR="00503810" w:rsidRPr="00503810">
        <w:rPr>
          <w:rFonts w:hint="eastAsia"/>
          <w:sz w:val="22"/>
          <w:szCs w:val="22"/>
          <w:lang w:eastAsia="ja-JP"/>
        </w:rPr>
        <w:t>責任者を定め</w:t>
      </w:r>
      <w:r w:rsidR="00315DCA">
        <w:rPr>
          <w:rFonts w:hint="eastAsia"/>
          <w:sz w:val="22"/>
          <w:szCs w:val="22"/>
          <w:lang w:eastAsia="ja-JP"/>
        </w:rPr>
        <w:t>、</w:t>
      </w:r>
      <w:r w:rsidR="00503810" w:rsidRPr="00503810">
        <w:rPr>
          <w:rFonts w:hint="eastAsia"/>
          <w:sz w:val="22"/>
          <w:szCs w:val="22"/>
          <w:lang w:eastAsia="ja-JP"/>
        </w:rPr>
        <w:t>厳重に管理するものとする。</w:t>
      </w:r>
    </w:p>
    <w:p w14:paraId="30314B1C" w14:textId="73C64897" w:rsidR="00400085" w:rsidRDefault="003A4C99" w:rsidP="00400085">
      <w:pPr>
        <w:ind w:left="224" w:hangingChars="100" w:hanging="224"/>
        <w:rPr>
          <w:sz w:val="22"/>
          <w:szCs w:val="22"/>
          <w:lang w:eastAsia="ja-JP"/>
        </w:rPr>
      </w:pPr>
      <w:r>
        <w:rPr>
          <w:rFonts w:hint="eastAsia"/>
          <w:sz w:val="22"/>
          <w:szCs w:val="22"/>
          <w:lang w:eastAsia="ja-JP"/>
        </w:rPr>
        <w:t>５</w:t>
      </w:r>
      <w:r w:rsidR="00400085">
        <w:rPr>
          <w:rFonts w:hint="eastAsia"/>
          <w:sz w:val="22"/>
          <w:szCs w:val="22"/>
          <w:lang w:eastAsia="ja-JP"/>
        </w:rPr>
        <w:t xml:space="preserve">　</w:t>
      </w:r>
      <w:r w:rsidR="00503810" w:rsidRPr="00503810">
        <w:rPr>
          <w:rFonts w:hint="eastAsia"/>
          <w:sz w:val="22"/>
          <w:szCs w:val="22"/>
          <w:lang w:eastAsia="ja-JP"/>
        </w:rPr>
        <w:t>甲及び乙は、秘密情報</w:t>
      </w:r>
      <w:r w:rsidR="009C5D9A">
        <w:rPr>
          <w:rFonts w:hint="eastAsia"/>
          <w:sz w:val="22"/>
          <w:szCs w:val="22"/>
          <w:lang w:eastAsia="ja-JP"/>
        </w:rPr>
        <w:t>の全部又は一部</w:t>
      </w:r>
      <w:r w:rsidR="00503810" w:rsidRPr="00503810">
        <w:rPr>
          <w:rFonts w:hint="eastAsia"/>
          <w:sz w:val="22"/>
          <w:szCs w:val="22"/>
          <w:lang w:eastAsia="ja-JP"/>
        </w:rPr>
        <w:t>を相手方の事前の文書による承諾なしに</w:t>
      </w:r>
      <w:r w:rsidR="009C5D9A">
        <w:rPr>
          <w:rFonts w:hint="eastAsia"/>
          <w:sz w:val="22"/>
          <w:szCs w:val="22"/>
          <w:lang w:eastAsia="ja-JP"/>
        </w:rPr>
        <w:t>、</w:t>
      </w:r>
      <w:r w:rsidR="00263897">
        <w:rPr>
          <w:rFonts w:ascii="ＭＳ 明朝" w:hAnsi="ＭＳ 明朝" w:hint="eastAsia"/>
          <w:sz w:val="22"/>
          <w:szCs w:val="22"/>
          <w:lang w:eastAsia="ja-JP"/>
        </w:rPr>
        <w:t>本協議</w:t>
      </w:r>
      <w:r w:rsidR="009C5D9A" w:rsidRPr="0005306F">
        <w:rPr>
          <w:rFonts w:ascii="ＭＳ 明朝" w:hAnsi="ＭＳ 明朝" w:hint="eastAsia"/>
          <w:sz w:val="22"/>
          <w:szCs w:val="22"/>
          <w:lang w:eastAsia="ja-JP"/>
        </w:rPr>
        <w:t>のために必要な範囲を超えて</w:t>
      </w:r>
      <w:r w:rsidR="00503810" w:rsidRPr="00503810">
        <w:rPr>
          <w:rFonts w:hint="eastAsia"/>
          <w:sz w:val="22"/>
          <w:szCs w:val="22"/>
          <w:lang w:eastAsia="ja-JP"/>
        </w:rPr>
        <w:t>複製</w:t>
      </w:r>
      <w:r w:rsidR="00015447">
        <w:rPr>
          <w:rFonts w:hint="eastAsia"/>
          <w:sz w:val="22"/>
          <w:szCs w:val="22"/>
          <w:lang w:eastAsia="ja-JP"/>
        </w:rPr>
        <w:t>又は</w:t>
      </w:r>
      <w:r w:rsidR="00015447">
        <w:rPr>
          <w:sz w:val="22"/>
          <w:szCs w:val="22"/>
          <w:lang w:eastAsia="ja-JP"/>
        </w:rPr>
        <w:t>要約</w:t>
      </w:r>
      <w:r w:rsidR="0033138E">
        <w:rPr>
          <w:rFonts w:hint="eastAsia"/>
          <w:sz w:val="22"/>
          <w:szCs w:val="22"/>
          <w:lang w:eastAsia="ja-JP"/>
        </w:rPr>
        <w:t>（</w:t>
      </w:r>
      <w:r w:rsidR="0033138E">
        <w:rPr>
          <w:sz w:val="22"/>
          <w:szCs w:val="22"/>
          <w:lang w:eastAsia="ja-JP"/>
        </w:rPr>
        <w:t>改変</w:t>
      </w:r>
      <w:r w:rsidR="0033138E">
        <w:rPr>
          <w:rFonts w:hint="eastAsia"/>
          <w:sz w:val="22"/>
          <w:szCs w:val="22"/>
          <w:lang w:eastAsia="ja-JP"/>
        </w:rPr>
        <w:t>を含む）</w:t>
      </w:r>
      <w:r w:rsidR="00503810" w:rsidRPr="00503810">
        <w:rPr>
          <w:rFonts w:hint="eastAsia"/>
          <w:sz w:val="22"/>
          <w:szCs w:val="22"/>
          <w:lang w:eastAsia="ja-JP"/>
        </w:rPr>
        <w:t>してはならない。</w:t>
      </w:r>
    </w:p>
    <w:p w14:paraId="6E1B4FA7" w14:textId="18DBCD68" w:rsidR="00400085" w:rsidRDefault="003A4C99" w:rsidP="00400085">
      <w:pPr>
        <w:ind w:left="224" w:hangingChars="100" w:hanging="224"/>
        <w:rPr>
          <w:sz w:val="22"/>
          <w:szCs w:val="22"/>
          <w:lang w:eastAsia="ja-JP"/>
        </w:rPr>
      </w:pPr>
      <w:r>
        <w:rPr>
          <w:rFonts w:hint="eastAsia"/>
          <w:sz w:val="22"/>
          <w:szCs w:val="22"/>
          <w:lang w:eastAsia="ja-JP"/>
        </w:rPr>
        <w:t>６</w:t>
      </w:r>
      <w:r w:rsidR="00400085">
        <w:rPr>
          <w:rFonts w:hint="eastAsia"/>
          <w:sz w:val="22"/>
          <w:szCs w:val="22"/>
          <w:lang w:eastAsia="ja-JP"/>
        </w:rPr>
        <w:t xml:space="preserve">　</w:t>
      </w:r>
      <w:r w:rsidR="00503810" w:rsidRPr="00503810">
        <w:rPr>
          <w:rFonts w:hint="eastAsia"/>
          <w:sz w:val="22"/>
          <w:szCs w:val="22"/>
          <w:lang w:eastAsia="ja-JP"/>
        </w:rPr>
        <w:t>甲及び乙は、本契約の内容及びその締結の事実に関して、相手方の事前の文書による承諾なしに第三者に漏洩してはならない。</w:t>
      </w:r>
    </w:p>
    <w:p w14:paraId="28CBBBBF" w14:textId="569934EC" w:rsidR="00400085" w:rsidRDefault="00400085" w:rsidP="00400085">
      <w:pPr>
        <w:ind w:left="224" w:hangingChars="100" w:hanging="224"/>
        <w:rPr>
          <w:sz w:val="22"/>
          <w:szCs w:val="22"/>
          <w:lang w:eastAsia="ja-JP"/>
        </w:rPr>
      </w:pPr>
    </w:p>
    <w:p w14:paraId="08A431E8" w14:textId="45B8A378" w:rsidR="00BD15E1" w:rsidRDefault="00BD15E1" w:rsidP="00BD15E1">
      <w:pPr>
        <w:ind w:left="224" w:hangingChars="100" w:hanging="224"/>
        <w:rPr>
          <w:sz w:val="22"/>
          <w:szCs w:val="22"/>
          <w:lang w:eastAsia="ja-JP"/>
        </w:rPr>
      </w:pPr>
      <w:r>
        <w:rPr>
          <w:rFonts w:hint="eastAsia"/>
          <w:sz w:val="22"/>
          <w:szCs w:val="22"/>
          <w:lang w:eastAsia="ja-JP"/>
        </w:rPr>
        <w:t xml:space="preserve">　</w:t>
      </w:r>
      <w:r w:rsidRPr="00503810">
        <w:rPr>
          <w:rFonts w:hint="eastAsia"/>
          <w:sz w:val="22"/>
          <w:szCs w:val="22"/>
          <w:lang w:eastAsia="ja-JP"/>
        </w:rPr>
        <w:t>（</w:t>
      </w:r>
      <w:r>
        <w:rPr>
          <w:rFonts w:hint="eastAsia"/>
          <w:sz w:val="22"/>
          <w:szCs w:val="22"/>
          <w:lang w:eastAsia="ja-JP"/>
        </w:rPr>
        <w:t>情報の交換</w:t>
      </w:r>
      <w:r w:rsidRPr="00503810">
        <w:rPr>
          <w:rFonts w:hint="eastAsia"/>
          <w:sz w:val="22"/>
          <w:szCs w:val="22"/>
          <w:lang w:eastAsia="ja-JP"/>
        </w:rPr>
        <w:t>）</w:t>
      </w:r>
    </w:p>
    <w:p w14:paraId="4E9015E1" w14:textId="454F91BC" w:rsidR="00BD15E1" w:rsidRDefault="00BD15E1" w:rsidP="00BD15E1">
      <w:pPr>
        <w:ind w:left="224" w:hangingChars="100" w:hanging="224"/>
        <w:rPr>
          <w:sz w:val="22"/>
          <w:szCs w:val="22"/>
          <w:lang w:eastAsia="ja-JP"/>
        </w:rPr>
      </w:pPr>
      <w:r w:rsidRPr="00503810">
        <w:rPr>
          <w:rFonts w:hint="eastAsia"/>
          <w:sz w:val="22"/>
          <w:szCs w:val="22"/>
          <w:lang w:eastAsia="ja-JP"/>
        </w:rPr>
        <w:t>第２条</w:t>
      </w:r>
      <w:r>
        <w:rPr>
          <w:rFonts w:hint="eastAsia"/>
          <w:sz w:val="22"/>
          <w:szCs w:val="22"/>
          <w:lang w:eastAsia="ja-JP"/>
        </w:rPr>
        <w:t xml:space="preserve">　</w:t>
      </w:r>
      <w:r w:rsidRPr="00BD15E1">
        <w:rPr>
          <w:rFonts w:hint="eastAsia"/>
          <w:sz w:val="22"/>
          <w:szCs w:val="22"/>
          <w:lang w:eastAsia="ja-JP"/>
        </w:rPr>
        <w:t>甲及び乙は、本</w:t>
      </w:r>
      <w:r>
        <w:rPr>
          <w:rFonts w:hint="eastAsia"/>
          <w:sz w:val="22"/>
          <w:szCs w:val="22"/>
          <w:lang w:eastAsia="ja-JP"/>
        </w:rPr>
        <w:t>協議</w:t>
      </w:r>
      <w:r w:rsidRPr="00BD15E1">
        <w:rPr>
          <w:rFonts w:hint="eastAsia"/>
          <w:sz w:val="22"/>
          <w:szCs w:val="22"/>
          <w:lang w:eastAsia="ja-JP"/>
        </w:rPr>
        <w:t>に必要と自らが判断する範囲内で相互に秘密情報を提供又は開示するものとする。ただし、甲及び乙以外の者との契約により秘密保持義務を負っているものについては、この限りではない。</w:t>
      </w:r>
    </w:p>
    <w:p w14:paraId="4B3306AA" w14:textId="77777777" w:rsidR="00BD15E1" w:rsidRDefault="00BD15E1" w:rsidP="00BD15E1">
      <w:pPr>
        <w:ind w:left="224" w:hangingChars="100" w:hanging="224"/>
        <w:rPr>
          <w:sz w:val="22"/>
          <w:szCs w:val="22"/>
          <w:lang w:eastAsia="ja-JP"/>
        </w:rPr>
      </w:pPr>
    </w:p>
    <w:p w14:paraId="2AEE4E74" w14:textId="77777777" w:rsidR="00400085" w:rsidRDefault="00400085" w:rsidP="00400085">
      <w:pPr>
        <w:ind w:left="224" w:hangingChars="100" w:hanging="224"/>
        <w:rPr>
          <w:sz w:val="22"/>
          <w:szCs w:val="22"/>
          <w:lang w:eastAsia="ja-JP"/>
        </w:rPr>
      </w:pPr>
      <w:r>
        <w:rPr>
          <w:rFonts w:hint="eastAsia"/>
          <w:sz w:val="22"/>
          <w:szCs w:val="22"/>
          <w:lang w:eastAsia="ja-JP"/>
        </w:rPr>
        <w:t xml:space="preserve">　</w:t>
      </w:r>
      <w:r w:rsidR="00503810" w:rsidRPr="00503810">
        <w:rPr>
          <w:rFonts w:hint="eastAsia"/>
          <w:sz w:val="22"/>
          <w:szCs w:val="22"/>
          <w:lang w:eastAsia="ja-JP"/>
        </w:rPr>
        <w:t>（知的財産権）</w:t>
      </w:r>
    </w:p>
    <w:p w14:paraId="1344773C" w14:textId="4363CEB2" w:rsidR="001F7F38" w:rsidRDefault="00503810" w:rsidP="001F7F38">
      <w:pPr>
        <w:ind w:left="224" w:hangingChars="100" w:hanging="224"/>
        <w:rPr>
          <w:sz w:val="22"/>
          <w:szCs w:val="22"/>
          <w:lang w:eastAsia="ja-JP"/>
        </w:rPr>
      </w:pPr>
      <w:r w:rsidRPr="00503810">
        <w:rPr>
          <w:rFonts w:hint="eastAsia"/>
          <w:sz w:val="22"/>
          <w:szCs w:val="22"/>
          <w:lang w:eastAsia="ja-JP"/>
        </w:rPr>
        <w:t>第</w:t>
      </w:r>
      <w:r w:rsidR="00C22E16">
        <w:rPr>
          <w:rFonts w:hint="eastAsia"/>
          <w:sz w:val="22"/>
          <w:szCs w:val="22"/>
          <w:lang w:eastAsia="ja-JP"/>
        </w:rPr>
        <w:t>３</w:t>
      </w:r>
      <w:r w:rsidRPr="00503810">
        <w:rPr>
          <w:rFonts w:hint="eastAsia"/>
          <w:sz w:val="22"/>
          <w:szCs w:val="22"/>
          <w:lang w:eastAsia="ja-JP"/>
        </w:rPr>
        <w:t>条</w:t>
      </w:r>
      <w:r w:rsidR="00C84E5E">
        <w:rPr>
          <w:rFonts w:hint="eastAsia"/>
          <w:sz w:val="22"/>
          <w:szCs w:val="22"/>
          <w:lang w:eastAsia="ja-JP"/>
        </w:rPr>
        <w:t xml:space="preserve">　</w:t>
      </w:r>
      <w:r w:rsidR="004C3AB7">
        <w:rPr>
          <w:rFonts w:hint="eastAsia"/>
          <w:sz w:val="22"/>
          <w:szCs w:val="22"/>
          <w:lang w:eastAsia="ja-JP"/>
        </w:rPr>
        <w:t>甲及び乙は、本契約に基づく秘密情報の開示によって、相手方に対し</w:t>
      </w:r>
      <w:r w:rsidR="00C84E5E">
        <w:rPr>
          <w:rFonts w:hint="eastAsia"/>
          <w:sz w:val="22"/>
          <w:szCs w:val="22"/>
          <w:lang w:eastAsia="ja-JP"/>
        </w:rPr>
        <w:t>秘密情報の所有権、秘密情報に係る特許権</w:t>
      </w:r>
      <w:r w:rsidR="00FD2510">
        <w:rPr>
          <w:rFonts w:hint="eastAsia"/>
          <w:sz w:val="22"/>
          <w:szCs w:val="22"/>
          <w:lang w:eastAsia="ja-JP"/>
        </w:rPr>
        <w:t>、実用新案権、意匠権、商標権、</w:t>
      </w:r>
      <w:r w:rsidR="007C4BF3" w:rsidRPr="001F7F38">
        <w:rPr>
          <w:rFonts w:hint="eastAsia"/>
          <w:sz w:val="22"/>
          <w:szCs w:val="22"/>
          <w:lang w:eastAsia="ja-JP"/>
        </w:rPr>
        <w:t>著作権</w:t>
      </w:r>
      <w:r w:rsidR="007C4BF3">
        <w:rPr>
          <w:rFonts w:hint="eastAsia"/>
          <w:sz w:val="22"/>
          <w:szCs w:val="22"/>
          <w:lang w:eastAsia="ja-JP"/>
        </w:rPr>
        <w:t>、育成者権</w:t>
      </w:r>
      <w:r w:rsidR="00C84E5E">
        <w:rPr>
          <w:rFonts w:hint="eastAsia"/>
          <w:sz w:val="22"/>
          <w:szCs w:val="22"/>
          <w:lang w:eastAsia="ja-JP"/>
        </w:rPr>
        <w:t>及び</w:t>
      </w:r>
      <w:r w:rsidR="007C4BF3">
        <w:rPr>
          <w:rFonts w:hint="eastAsia"/>
          <w:sz w:val="22"/>
          <w:szCs w:val="22"/>
          <w:lang w:eastAsia="ja-JP"/>
        </w:rPr>
        <w:t>ノウハウ</w:t>
      </w:r>
      <w:r w:rsidR="001F7F38" w:rsidRPr="001F7F38">
        <w:rPr>
          <w:rFonts w:hint="eastAsia"/>
          <w:sz w:val="22"/>
          <w:szCs w:val="22"/>
          <w:lang w:eastAsia="ja-JP"/>
        </w:rPr>
        <w:t>等の知的財産権（以下「知的財産権</w:t>
      </w:r>
      <w:r w:rsidR="00C84E5E">
        <w:rPr>
          <w:rFonts w:hint="eastAsia"/>
          <w:sz w:val="22"/>
          <w:szCs w:val="22"/>
          <w:lang w:eastAsia="ja-JP"/>
        </w:rPr>
        <w:t>等」という。）について、明示的にも暗示的にも譲渡、実施</w:t>
      </w:r>
      <w:r w:rsidR="004C3AB7">
        <w:rPr>
          <w:rFonts w:hint="eastAsia"/>
          <w:sz w:val="22"/>
          <w:szCs w:val="22"/>
          <w:lang w:eastAsia="ja-JP"/>
        </w:rPr>
        <w:t>の</w:t>
      </w:r>
      <w:r w:rsidR="00C84E5E">
        <w:rPr>
          <w:rFonts w:hint="eastAsia"/>
          <w:sz w:val="22"/>
          <w:szCs w:val="22"/>
          <w:lang w:eastAsia="ja-JP"/>
        </w:rPr>
        <w:t>許諾又は</w:t>
      </w:r>
      <w:r w:rsidR="001F7F38" w:rsidRPr="001F7F38">
        <w:rPr>
          <w:rFonts w:hint="eastAsia"/>
          <w:sz w:val="22"/>
          <w:szCs w:val="22"/>
          <w:lang w:eastAsia="ja-JP"/>
        </w:rPr>
        <w:t>使用</w:t>
      </w:r>
      <w:r w:rsidR="004C3AB7">
        <w:rPr>
          <w:rFonts w:hint="eastAsia"/>
          <w:sz w:val="22"/>
          <w:szCs w:val="22"/>
          <w:lang w:eastAsia="ja-JP"/>
        </w:rPr>
        <w:t>の</w:t>
      </w:r>
      <w:r w:rsidR="001F7F38" w:rsidRPr="001F7F38">
        <w:rPr>
          <w:rFonts w:hint="eastAsia"/>
          <w:sz w:val="22"/>
          <w:szCs w:val="22"/>
          <w:lang w:eastAsia="ja-JP"/>
        </w:rPr>
        <w:t>許諾等</w:t>
      </w:r>
      <w:r w:rsidR="004C3AB7">
        <w:rPr>
          <w:rFonts w:hint="eastAsia"/>
          <w:sz w:val="22"/>
          <w:szCs w:val="22"/>
          <w:lang w:eastAsia="ja-JP"/>
        </w:rPr>
        <w:t>を</w:t>
      </w:r>
      <w:r w:rsidR="001F7F38" w:rsidRPr="001F7F38">
        <w:rPr>
          <w:rFonts w:hint="eastAsia"/>
          <w:sz w:val="22"/>
          <w:szCs w:val="22"/>
          <w:lang w:eastAsia="ja-JP"/>
        </w:rPr>
        <w:t>するものではない。</w:t>
      </w:r>
    </w:p>
    <w:p w14:paraId="449EEA06" w14:textId="5459B614" w:rsidR="00711B4A" w:rsidRDefault="001F7F38" w:rsidP="001F7F38">
      <w:pPr>
        <w:ind w:left="224" w:hangingChars="100" w:hanging="224"/>
        <w:rPr>
          <w:sz w:val="22"/>
          <w:szCs w:val="22"/>
          <w:lang w:eastAsia="ja-JP"/>
        </w:rPr>
      </w:pPr>
      <w:r>
        <w:rPr>
          <w:rFonts w:hint="eastAsia"/>
          <w:sz w:val="22"/>
          <w:szCs w:val="22"/>
          <w:lang w:eastAsia="ja-JP"/>
        </w:rPr>
        <w:t xml:space="preserve">２　</w:t>
      </w:r>
      <w:r w:rsidR="004C3AB7">
        <w:rPr>
          <w:rFonts w:hint="eastAsia"/>
          <w:sz w:val="22"/>
          <w:szCs w:val="22"/>
          <w:lang w:eastAsia="ja-JP"/>
        </w:rPr>
        <w:t>甲及び乙は、相手方から開示された秘密情報</w:t>
      </w:r>
      <w:r w:rsidR="0014240B">
        <w:rPr>
          <w:rFonts w:hint="eastAsia"/>
          <w:sz w:val="22"/>
          <w:szCs w:val="22"/>
          <w:lang w:eastAsia="ja-JP"/>
        </w:rPr>
        <w:t>又は二次的</w:t>
      </w:r>
      <w:r w:rsidR="009A4EBF">
        <w:rPr>
          <w:rFonts w:hint="eastAsia"/>
          <w:sz w:val="22"/>
          <w:szCs w:val="22"/>
          <w:lang w:eastAsia="ja-JP"/>
        </w:rPr>
        <w:t>秘密</w:t>
      </w:r>
      <w:r w:rsidR="0014240B">
        <w:rPr>
          <w:rFonts w:hint="eastAsia"/>
          <w:sz w:val="22"/>
          <w:szCs w:val="22"/>
          <w:lang w:eastAsia="ja-JP"/>
        </w:rPr>
        <w:t>情報</w:t>
      </w:r>
      <w:r w:rsidR="004C3AB7">
        <w:rPr>
          <w:rFonts w:hint="eastAsia"/>
          <w:sz w:val="22"/>
          <w:szCs w:val="22"/>
          <w:lang w:eastAsia="ja-JP"/>
        </w:rPr>
        <w:t>に基づいて発明、考案</w:t>
      </w:r>
      <w:r w:rsidR="007C4BF3">
        <w:rPr>
          <w:rFonts w:hint="eastAsia"/>
          <w:sz w:val="22"/>
          <w:szCs w:val="22"/>
          <w:lang w:eastAsia="ja-JP"/>
        </w:rPr>
        <w:t>、</w:t>
      </w:r>
      <w:r w:rsidRPr="001F7F38">
        <w:rPr>
          <w:rFonts w:hint="eastAsia"/>
          <w:sz w:val="22"/>
          <w:szCs w:val="22"/>
          <w:lang w:eastAsia="ja-JP"/>
        </w:rPr>
        <w:t>創作</w:t>
      </w:r>
      <w:r w:rsidR="007C4BF3">
        <w:rPr>
          <w:rFonts w:hint="eastAsia"/>
          <w:sz w:val="22"/>
          <w:szCs w:val="22"/>
          <w:lang w:eastAsia="ja-JP"/>
        </w:rPr>
        <w:t>、育成又は案出</w:t>
      </w:r>
      <w:r w:rsidRPr="001F7F38">
        <w:rPr>
          <w:rFonts w:hint="eastAsia"/>
          <w:sz w:val="22"/>
          <w:szCs w:val="22"/>
          <w:lang w:eastAsia="ja-JP"/>
        </w:rPr>
        <w:t>等を</w:t>
      </w:r>
      <w:r w:rsidR="004C3AB7">
        <w:rPr>
          <w:rFonts w:hint="eastAsia"/>
          <w:sz w:val="22"/>
          <w:szCs w:val="22"/>
          <w:lang w:eastAsia="ja-JP"/>
        </w:rPr>
        <w:t>なした場合は、速やかにその旨を相手方に通知の上、当該</w:t>
      </w:r>
      <w:r w:rsidR="00B74CD4">
        <w:rPr>
          <w:rFonts w:hint="eastAsia"/>
          <w:sz w:val="22"/>
          <w:szCs w:val="22"/>
          <w:lang w:eastAsia="ja-JP"/>
        </w:rPr>
        <w:t>発明、考案、</w:t>
      </w:r>
      <w:r w:rsidR="00B74CD4" w:rsidRPr="001F7F38">
        <w:rPr>
          <w:rFonts w:hint="eastAsia"/>
          <w:sz w:val="22"/>
          <w:szCs w:val="22"/>
          <w:lang w:eastAsia="ja-JP"/>
        </w:rPr>
        <w:t>創作</w:t>
      </w:r>
      <w:r w:rsidR="00B74CD4">
        <w:rPr>
          <w:rFonts w:hint="eastAsia"/>
          <w:sz w:val="22"/>
          <w:szCs w:val="22"/>
          <w:lang w:eastAsia="ja-JP"/>
        </w:rPr>
        <w:t>、育成又は案出</w:t>
      </w:r>
      <w:r w:rsidR="00B74CD4" w:rsidRPr="001F7F38">
        <w:rPr>
          <w:rFonts w:hint="eastAsia"/>
          <w:sz w:val="22"/>
          <w:szCs w:val="22"/>
          <w:lang w:eastAsia="ja-JP"/>
        </w:rPr>
        <w:t>等</w:t>
      </w:r>
      <w:r w:rsidRPr="001F7F38">
        <w:rPr>
          <w:rFonts w:hint="eastAsia"/>
          <w:sz w:val="22"/>
          <w:szCs w:val="22"/>
          <w:lang w:eastAsia="ja-JP"/>
        </w:rPr>
        <w:t>に係る知的財産権等の帰属及び取り扱いについて相手方と協議するものとする。</w:t>
      </w:r>
    </w:p>
    <w:p w14:paraId="1F84CEFC" w14:textId="77777777" w:rsidR="00400085" w:rsidRPr="00940498" w:rsidRDefault="00400085" w:rsidP="00400085">
      <w:pPr>
        <w:ind w:left="244" w:hangingChars="100" w:hanging="244"/>
        <w:rPr>
          <w:sz w:val="24"/>
          <w:szCs w:val="22"/>
          <w:lang w:eastAsia="ja-JP"/>
        </w:rPr>
      </w:pPr>
    </w:p>
    <w:p w14:paraId="600A85E2" w14:textId="790C5332" w:rsidR="007C4BF3" w:rsidRDefault="00F321D3" w:rsidP="00400085">
      <w:pPr>
        <w:ind w:left="224" w:hangingChars="100" w:hanging="224"/>
        <w:rPr>
          <w:sz w:val="22"/>
          <w:szCs w:val="22"/>
          <w:lang w:eastAsia="ja-JP"/>
        </w:rPr>
      </w:pPr>
      <w:r>
        <w:rPr>
          <w:rFonts w:hint="eastAsia"/>
          <w:sz w:val="22"/>
          <w:szCs w:val="22"/>
          <w:lang w:eastAsia="ja-JP"/>
        </w:rPr>
        <w:t xml:space="preserve">　</w:t>
      </w:r>
      <w:r w:rsidR="007C4BF3" w:rsidRPr="007C4BF3">
        <w:rPr>
          <w:rFonts w:hint="eastAsia"/>
          <w:sz w:val="22"/>
          <w:szCs w:val="22"/>
          <w:lang w:eastAsia="ja-JP"/>
        </w:rPr>
        <w:t>（非保証）</w:t>
      </w:r>
    </w:p>
    <w:p w14:paraId="0EBF1010" w14:textId="6DE89291" w:rsidR="007C4BF3" w:rsidRPr="00F16450" w:rsidRDefault="007C4BF3" w:rsidP="007C4BF3">
      <w:pPr>
        <w:ind w:left="224" w:hangingChars="100" w:hanging="224"/>
        <w:rPr>
          <w:sz w:val="22"/>
          <w:szCs w:val="22"/>
          <w:lang w:eastAsia="ja-JP"/>
        </w:rPr>
      </w:pPr>
      <w:r w:rsidRPr="00F16450">
        <w:rPr>
          <w:rFonts w:hint="eastAsia"/>
          <w:sz w:val="22"/>
          <w:szCs w:val="22"/>
          <w:lang w:eastAsia="ja-JP"/>
        </w:rPr>
        <w:t>第４条　甲及び乙は、相手方に対し、開示される秘密情報に何らかの誤り又は瑕疵があった場合でも、瑕疵担保責任を含む一切の責任を負わないものとし、秘密情報</w:t>
      </w:r>
      <w:r w:rsidR="00A35C9C" w:rsidRPr="00F16450">
        <w:rPr>
          <w:rFonts w:hint="eastAsia"/>
          <w:sz w:val="22"/>
          <w:szCs w:val="22"/>
          <w:lang w:eastAsia="ja-JP"/>
        </w:rPr>
        <w:t>又は二次的</w:t>
      </w:r>
      <w:r w:rsidR="009A4EBF" w:rsidRPr="00F16450">
        <w:rPr>
          <w:rFonts w:hint="eastAsia"/>
          <w:sz w:val="22"/>
          <w:szCs w:val="22"/>
          <w:lang w:eastAsia="ja-JP"/>
        </w:rPr>
        <w:t>秘密</w:t>
      </w:r>
      <w:r w:rsidR="00A35C9C" w:rsidRPr="00F16450">
        <w:rPr>
          <w:rFonts w:hint="eastAsia"/>
          <w:sz w:val="22"/>
          <w:szCs w:val="22"/>
          <w:lang w:eastAsia="ja-JP"/>
        </w:rPr>
        <w:t>情報</w:t>
      </w:r>
      <w:r w:rsidRPr="00F16450">
        <w:rPr>
          <w:rFonts w:hint="eastAsia"/>
          <w:sz w:val="22"/>
          <w:szCs w:val="22"/>
          <w:lang w:eastAsia="ja-JP"/>
        </w:rPr>
        <w:t>の内容及びその使用について、一切の明示又は黙示の保証をしないものとする</w:t>
      </w:r>
      <w:r w:rsidR="00BF5449" w:rsidRPr="00F16450">
        <w:rPr>
          <w:rFonts w:hint="eastAsia"/>
          <w:sz w:val="22"/>
          <w:szCs w:val="22"/>
          <w:lang w:eastAsia="ja-JP"/>
        </w:rPr>
        <w:t>。</w:t>
      </w:r>
    </w:p>
    <w:p w14:paraId="52D7EAF0" w14:textId="77777777" w:rsidR="007C4BF3" w:rsidRPr="00F16450" w:rsidRDefault="007C4BF3" w:rsidP="00400085">
      <w:pPr>
        <w:ind w:left="224" w:hangingChars="100" w:hanging="224"/>
        <w:rPr>
          <w:sz w:val="22"/>
          <w:szCs w:val="22"/>
          <w:lang w:eastAsia="ja-JP"/>
        </w:rPr>
      </w:pPr>
    </w:p>
    <w:p w14:paraId="405CCAB6" w14:textId="77777777" w:rsidR="00400085" w:rsidRDefault="00400085" w:rsidP="00400085">
      <w:pPr>
        <w:ind w:left="224" w:hangingChars="100" w:hanging="224"/>
        <w:rPr>
          <w:sz w:val="22"/>
          <w:szCs w:val="22"/>
          <w:lang w:eastAsia="ja-JP"/>
        </w:rPr>
      </w:pPr>
      <w:r>
        <w:rPr>
          <w:rFonts w:hint="eastAsia"/>
          <w:sz w:val="22"/>
          <w:szCs w:val="22"/>
          <w:lang w:eastAsia="ja-JP"/>
        </w:rPr>
        <w:t xml:space="preserve">　</w:t>
      </w:r>
      <w:r w:rsidR="00503810" w:rsidRPr="00503810">
        <w:rPr>
          <w:rFonts w:hint="eastAsia"/>
          <w:sz w:val="22"/>
          <w:szCs w:val="22"/>
          <w:lang w:eastAsia="ja-JP"/>
        </w:rPr>
        <w:t>（損害賠償等）</w:t>
      </w:r>
    </w:p>
    <w:p w14:paraId="42D97392" w14:textId="0AC44963" w:rsidR="00400085" w:rsidRDefault="007C4BF3" w:rsidP="00400085">
      <w:pPr>
        <w:ind w:left="224" w:hangingChars="100" w:hanging="224"/>
        <w:rPr>
          <w:sz w:val="22"/>
          <w:szCs w:val="22"/>
          <w:lang w:eastAsia="ja-JP"/>
        </w:rPr>
      </w:pPr>
      <w:r>
        <w:rPr>
          <w:rFonts w:hint="eastAsia"/>
          <w:sz w:val="22"/>
          <w:szCs w:val="22"/>
          <w:lang w:eastAsia="ja-JP"/>
        </w:rPr>
        <w:t>第５</w:t>
      </w:r>
      <w:r w:rsidR="00503810" w:rsidRPr="00503810">
        <w:rPr>
          <w:rFonts w:hint="eastAsia"/>
          <w:sz w:val="22"/>
          <w:szCs w:val="22"/>
          <w:lang w:eastAsia="ja-JP"/>
        </w:rPr>
        <w:t>条</w:t>
      </w:r>
      <w:r w:rsidR="00400085">
        <w:rPr>
          <w:rFonts w:hint="eastAsia"/>
          <w:sz w:val="22"/>
          <w:szCs w:val="22"/>
          <w:lang w:eastAsia="ja-JP"/>
        </w:rPr>
        <w:t xml:space="preserve">　</w:t>
      </w:r>
      <w:r w:rsidR="008B772A">
        <w:rPr>
          <w:rFonts w:hint="eastAsia"/>
          <w:sz w:val="22"/>
          <w:szCs w:val="22"/>
          <w:lang w:eastAsia="ja-JP"/>
        </w:rPr>
        <w:t>甲又は乙が本契約に違反し相手方に損害を与えた場合</w:t>
      </w:r>
      <w:r w:rsidR="00503810" w:rsidRPr="00503810">
        <w:rPr>
          <w:rFonts w:hint="eastAsia"/>
          <w:sz w:val="22"/>
          <w:szCs w:val="22"/>
          <w:lang w:eastAsia="ja-JP"/>
        </w:rPr>
        <w:t>は、</w:t>
      </w:r>
      <w:r w:rsidR="008B772A">
        <w:rPr>
          <w:rFonts w:hint="eastAsia"/>
          <w:sz w:val="22"/>
          <w:szCs w:val="22"/>
          <w:lang w:eastAsia="ja-JP"/>
        </w:rPr>
        <w:t>損害を被った</w:t>
      </w:r>
      <w:r w:rsidR="00503810" w:rsidRPr="00503810">
        <w:rPr>
          <w:rFonts w:hint="eastAsia"/>
          <w:sz w:val="22"/>
          <w:szCs w:val="22"/>
          <w:lang w:eastAsia="ja-JP"/>
        </w:rPr>
        <w:t>甲又は乙は、相手方に対して当該損害の賠償を請求できるものとする。</w:t>
      </w:r>
    </w:p>
    <w:p w14:paraId="5826A6EE" w14:textId="77777777" w:rsidR="000D7C0F" w:rsidRDefault="000D7C0F" w:rsidP="00400085">
      <w:pPr>
        <w:ind w:left="224" w:hangingChars="100" w:hanging="224"/>
        <w:rPr>
          <w:sz w:val="22"/>
          <w:szCs w:val="22"/>
          <w:lang w:eastAsia="ja-JP"/>
        </w:rPr>
      </w:pPr>
    </w:p>
    <w:p w14:paraId="75EC1E25" w14:textId="77777777" w:rsidR="000D7C0F" w:rsidRDefault="000D7C0F" w:rsidP="000D7C0F">
      <w:pPr>
        <w:ind w:left="224" w:hangingChars="100" w:hanging="224"/>
        <w:rPr>
          <w:sz w:val="22"/>
          <w:szCs w:val="22"/>
          <w:lang w:eastAsia="ja-JP"/>
        </w:rPr>
      </w:pPr>
      <w:r>
        <w:rPr>
          <w:rFonts w:hint="eastAsia"/>
          <w:sz w:val="22"/>
          <w:szCs w:val="22"/>
          <w:lang w:eastAsia="ja-JP"/>
        </w:rPr>
        <w:t xml:space="preserve">　（秘密情報を含む資料などの返還）</w:t>
      </w:r>
    </w:p>
    <w:p w14:paraId="7E4D6D25" w14:textId="430646EA" w:rsidR="000D7C0F" w:rsidRDefault="000D7C0F" w:rsidP="000D7C0F">
      <w:pPr>
        <w:ind w:left="224" w:hangingChars="100" w:hanging="224"/>
        <w:rPr>
          <w:sz w:val="22"/>
          <w:szCs w:val="22"/>
          <w:lang w:eastAsia="ja-JP"/>
        </w:rPr>
      </w:pPr>
      <w:r>
        <w:rPr>
          <w:rFonts w:hint="eastAsia"/>
          <w:sz w:val="22"/>
          <w:szCs w:val="22"/>
          <w:lang w:eastAsia="ja-JP"/>
        </w:rPr>
        <w:t>第６</w:t>
      </w:r>
      <w:r w:rsidRPr="00503810">
        <w:rPr>
          <w:rFonts w:hint="eastAsia"/>
          <w:sz w:val="22"/>
          <w:szCs w:val="22"/>
          <w:lang w:eastAsia="ja-JP"/>
        </w:rPr>
        <w:t>条</w:t>
      </w:r>
      <w:r>
        <w:rPr>
          <w:rFonts w:hint="eastAsia"/>
          <w:sz w:val="22"/>
          <w:szCs w:val="22"/>
          <w:lang w:eastAsia="ja-JP"/>
        </w:rPr>
        <w:t xml:space="preserve">　</w:t>
      </w:r>
      <w:r w:rsidRPr="007C4BF3">
        <w:rPr>
          <w:rFonts w:hint="eastAsia"/>
          <w:sz w:val="22"/>
          <w:szCs w:val="22"/>
          <w:lang w:eastAsia="ja-JP"/>
        </w:rPr>
        <w:t>甲及び乙は、本契約の期間が終了した場合又は甲若しくは乙が相手方に提供した</w:t>
      </w:r>
      <w:r>
        <w:rPr>
          <w:rFonts w:hint="eastAsia"/>
          <w:sz w:val="22"/>
          <w:szCs w:val="22"/>
          <w:lang w:eastAsia="ja-JP"/>
        </w:rPr>
        <w:t>情報</w:t>
      </w:r>
      <w:r w:rsidRPr="007C4BF3">
        <w:rPr>
          <w:rFonts w:hint="eastAsia"/>
          <w:sz w:val="22"/>
          <w:szCs w:val="22"/>
          <w:lang w:eastAsia="ja-JP"/>
        </w:rPr>
        <w:t>の返却、消去又は廃棄を要求した場合は、直ちに秘密情報に係る資料（複写、複製</w:t>
      </w:r>
      <w:r>
        <w:rPr>
          <w:rFonts w:hint="eastAsia"/>
          <w:sz w:val="22"/>
          <w:szCs w:val="22"/>
          <w:lang w:eastAsia="ja-JP"/>
        </w:rPr>
        <w:t>、</w:t>
      </w:r>
      <w:r>
        <w:rPr>
          <w:sz w:val="22"/>
          <w:szCs w:val="22"/>
          <w:lang w:eastAsia="ja-JP"/>
        </w:rPr>
        <w:t>改変</w:t>
      </w:r>
      <w:r w:rsidRPr="007C4BF3">
        <w:rPr>
          <w:rFonts w:hint="eastAsia"/>
          <w:sz w:val="22"/>
          <w:szCs w:val="22"/>
          <w:lang w:eastAsia="ja-JP"/>
        </w:rPr>
        <w:t>又は要約したものを含む。）のすべてを相手方が指定する方法により返却、消去又は廃棄しなければならない。</w:t>
      </w:r>
    </w:p>
    <w:p w14:paraId="494A993B" w14:textId="77777777" w:rsidR="000D7C0F" w:rsidRDefault="000D7C0F" w:rsidP="000D7C0F">
      <w:pPr>
        <w:ind w:left="224" w:hangingChars="100" w:hanging="224"/>
        <w:rPr>
          <w:sz w:val="22"/>
          <w:szCs w:val="22"/>
          <w:lang w:eastAsia="ja-JP"/>
        </w:rPr>
      </w:pPr>
    </w:p>
    <w:p w14:paraId="7546F888" w14:textId="77777777" w:rsidR="000D7C0F" w:rsidRPr="00940498" w:rsidRDefault="000D7C0F" w:rsidP="000D7C0F">
      <w:pPr>
        <w:ind w:left="224" w:hangingChars="100" w:hanging="224"/>
        <w:rPr>
          <w:sz w:val="22"/>
          <w:lang w:eastAsia="ja-JP"/>
        </w:rPr>
      </w:pPr>
      <w:r w:rsidRPr="00940498">
        <w:rPr>
          <w:rFonts w:hint="eastAsia"/>
          <w:sz w:val="22"/>
          <w:lang w:eastAsia="ja-JP"/>
        </w:rPr>
        <w:t xml:space="preserve">　（反社会的勢力との関係排除）</w:t>
      </w:r>
    </w:p>
    <w:p w14:paraId="3EB97FAE" w14:textId="45C20AB0" w:rsidR="000D7C0F" w:rsidRPr="00940498" w:rsidRDefault="000D7C0F" w:rsidP="000D7C0F">
      <w:pPr>
        <w:ind w:left="224" w:hangingChars="100" w:hanging="224"/>
        <w:rPr>
          <w:sz w:val="22"/>
          <w:lang w:eastAsia="ja-JP"/>
        </w:rPr>
      </w:pPr>
      <w:r w:rsidRPr="00940498">
        <w:rPr>
          <w:rFonts w:hint="eastAsia"/>
          <w:sz w:val="22"/>
          <w:lang w:eastAsia="ja-JP"/>
        </w:rPr>
        <w:t>第</w:t>
      </w:r>
      <w:r>
        <w:rPr>
          <w:rFonts w:hint="eastAsia"/>
          <w:sz w:val="22"/>
          <w:lang w:eastAsia="ja-JP"/>
        </w:rPr>
        <w:t>７</w:t>
      </w:r>
      <w:r w:rsidRPr="00940498">
        <w:rPr>
          <w:rFonts w:hint="eastAsia"/>
          <w:sz w:val="22"/>
          <w:lang w:eastAsia="ja-JP"/>
        </w:rPr>
        <w:t>条　甲及び乙は、暴力団、暴力団関係企業、総会屋その他の反社会的勢力（以下「反社会的勢力」という。）との関係を遮断し、反社会的勢力による被害を防止するため、自己及び自己の関係者について、以下の各号に掲げる事項を表明し遵守する。</w:t>
      </w:r>
    </w:p>
    <w:p w14:paraId="6D63FCDE" w14:textId="77777777" w:rsidR="000D7C0F" w:rsidRPr="000F5103" w:rsidRDefault="000D7C0F" w:rsidP="000F5103">
      <w:pPr>
        <w:ind w:left="671" w:hangingChars="300" w:hanging="671"/>
        <w:rPr>
          <w:sz w:val="22"/>
          <w:szCs w:val="22"/>
          <w:lang w:eastAsia="ja-JP"/>
        </w:rPr>
      </w:pPr>
      <w:r w:rsidRPr="000F5103">
        <w:rPr>
          <w:rFonts w:hint="eastAsia"/>
          <w:sz w:val="22"/>
          <w:szCs w:val="22"/>
          <w:lang w:eastAsia="ja-JP"/>
        </w:rPr>
        <w:t xml:space="preserve">　一　反社会的勢力が実質的に経営に関与していないこと</w:t>
      </w:r>
    </w:p>
    <w:p w14:paraId="2FE8B581" w14:textId="77777777" w:rsidR="000D7C0F" w:rsidRPr="000F5103" w:rsidRDefault="000D7C0F" w:rsidP="000F5103">
      <w:pPr>
        <w:ind w:left="671" w:hangingChars="300" w:hanging="671"/>
        <w:rPr>
          <w:sz w:val="22"/>
          <w:szCs w:val="22"/>
          <w:lang w:eastAsia="ja-JP"/>
        </w:rPr>
      </w:pPr>
      <w:r w:rsidRPr="000F5103">
        <w:rPr>
          <w:rFonts w:hint="eastAsia"/>
          <w:sz w:val="22"/>
          <w:szCs w:val="22"/>
          <w:lang w:eastAsia="ja-JP"/>
        </w:rPr>
        <w:t xml:space="preserve">　二　反社会的勢力に対し便宜を供与し又は資金を提供するなど、反社会的勢力の維持運営に協力しないこと</w:t>
      </w:r>
    </w:p>
    <w:p w14:paraId="0D87DC39" w14:textId="77777777" w:rsidR="000D7C0F" w:rsidRPr="000F5103" w:rsidRDefault="000D7C0F" w:rsidP="000F5103">
      <w:pPr>
        <w:ind w:left="671" w:hangingChars="300" w:hanging="671"/>
        <w:rPr>
          <w:sz w:val="22"/>
          <w:szCs w:val="22"/>
          <w:lang w:eastAsia="ja-JP"/>
        </w:rPr>
      </w:pPr>
      <w:r w:rsidRPr="000F5103">
        <w:rPr>
          <w:rFonts w:hint="eastAsia"/>
          <w:sz w:val="22"/>
          <w:szCs w:val="22"/>
          <w:lang w:eastAsia="ja-JP"/>
        </w:rPr>
        <w:t xml:space="preserve">　三　直接、間接を問わず反社会的勢力を利用しないこと</w:t>
      </w:r>
    </w:p>
    <w:p w14:paraId="30183FB0" w14:textId="77777777" w:rsidR="000D7C0F" w:rsidRPr="000F5103" w:rsidRDefault="000D7C0F" w:rsidP="000F5103">
      <w:pPr>
        <w:ind w:left="671" w:hangingChars="300" w:hanging="671"/>
        <w:rPr>
          <w:sz w:val="22"/>
          <w:szCs w:val="22"/>
          <w:lang w:eastAsia="ja-JP"/>
        </w:rPr>
      </w:pPr>
      <w:r w:rsidRPr="000F5103">
        <w:rPr>
          <w:rFonts w:hint="eastAsia"/>
          <w:sz w:val="22"/>
          <w:szCs w:val="22"/>
          <w:lang w:eastAsia="ja-JP"/>
        </w:rPr>
        <w:t xml:space="preserve">　四　反社会的勢力と社会的に非難されるべき関係を有しないこと</w:t>
      </w:r>
    </w:p>
    <w:p w14:paraId="2D5019A2" w14:textId="77777777" w:rsidR="000D7C0F" w:rsidRPr="000F5103" w:rsidRDefault="000D7C0F" w:rsidP="000F5103">
      <w:pPr>
        <w:ind w:left="671" w:hangingChars="300" w:hanging="671"/>
        <w:rPr>
          <w:sz w:val="22"/>
          <w:szCs w:val="22"/>
          <w:lang w:eastAsia="ja-JP"/>
        </w:rPr>
      </w:pPr>
      <w:r w:rsidRPr="000F5103">
        <w:rPr>
          <w:rFonts w:hint="eastAsia"/>
          <w:sz w:val="22"/>
          <w:szCs w:val="22"/>
          <w:lang w:eastAsia="ja-JP"/>
        </w:rPr>
        <w:t xml:space="preserve">　五　自ら又は第三者を利用して、他の契約当事者に対し、詐術、暴力的行為又は不当な要求を行わないこと</w:t>
      </w:r>
    </w:p>
    <w:p w14:paraId="2B337E82" w14:textId="77777777" w:rsidR="00400085" w:rsidRPr="008B772A" w:rsidRDefault="00400085" w:rsidP="00400085">
      <w:pPr>
        <w:ind w:left="224" w:hangingChars="100" w:hanging="224"/>
        <w:rPr>
          <w:sz w:val="22"/>
          <w:szCs w:val="22"/>
          <w:lang w:eastAsia="ja-JP"/>
        </w:rPr>
      </w:pPr>
    </w:p>
    <w:p w14:paraId="71890C3A" w14:textId="77777777" w:rsidR="00400085" w:rsidRDefault="00400085" w:rsidP="00400085">
      <w:pPr>
        <w:ind w:left="224" w:hangingChars="100" w:hanging="224"/>
        <w:rPr>
          <w:sz w:val="22"/>
          <w:szCs w:val="22"/>
          <w:lang w:eastAsia="ja-JP"/>
        </w:rPr>
      </w:pPr>
      <w:r>
        <w:rPr>
          <w:rFonts w:hint="eastAsia"/>
          <w:sz w:val="22"/>
          <w:szCs w:val="22"/>
          <w:lang w:eastAsia="ja-JP"/>
        </w:rPr>
        <w:t xml:space="preserve">　</w:t>
      </w:r>
      <w:r w:rsidR="00503810" w:rsidRPr="00503810">
        <w:rPr>
          <w:rFonts w:hint="eastAsia"/>
          <w:sz w:val="22"/>
          <w:szCs w:val="22"/>
          <w:lang w:eastAsia="ja-JP"/>
        </w:rPr>
        <w:t>（契約期間）</w:t>
      </w:r>
    </w:p>
    <w:p w14:paraId="31A70675" w14:textId="7797A21B" w:rsidR="00711B4A" w:rsidRDefault="007C4BF3" w:rsidP="00400085">
      <w:pPr>
        <w:ind w:left="224" w:hangingChars="100" w:hanging="224"/>
        <w:rPr>
          <w:sz w:val="22"/>
          <w:szCs w:val="22"/>
          <w:lang w:eastAsia="ja-JP"/>
        </w:rPr>
      </w:pPr>
      <w:r>
        <w:rPr>
          <w:rFonts w:hint="eastAsia"/>
          <w:sz w:val="22"/>
          <w:szCs w:val="22"/>
          <w:lang w:eastAsia="ja-JP"/>
        </w:rPr>
        <w:t>第</w:t>
      </w:r>
      <w:r w:rsidR="000D7C0F">
        <w:rPr>
          <w:rFonts w:hint="eastAsia"/>
          <w:sz w:val="22"/>
          <w:szCs w:val="22"/>
          <w:lang w:eastAsia="ja-JP"/>
        </w:rPr>
        <w:t>８</w:t>
      </w:r>
      <w:r w:rsidR="00503810" w:rsidRPr="00503810">
        <w:rPr>
          <w:rFonts w:hint="eastAsia"/>
          <w:sz w:val="22"/>
          <w:szCs w:val="22"/>
          <w:lang w:eastAsia="ja-JP"/>
        </w:rPr>
        <w:t>条</w:t>
      </w:r>
      <w:r w:rsidR="00400085">
        <w:rPr>
          <w:rFonts w:hint="eastAsia"/>
          <w:sz w:val="22"/>
          <w:szCs w:val="22"/>
          <w:lang w:eastAsia="ja-JP"/>
        </w:rPr>
        <w:t xml:space="preserve">　</w:t>
      </w:r>
      <w:r w:rsidR="00711B4A">
        <w:rPr>
          <w:rFonts w:hint="eastAsia"/>
          <w:sz w:val="22"/>
          <w:szCs w:val="22"/>
          <w:lang w:eastAsia="ja-JP"/>
        </w:rPr>
        <w:t>本契約</w:t>
      </w:r>
      <w:r w:rsidR="002E1ABE">
        <w:rPr>
          <w:rFonts w:hint="eastAsia"/>
          <w:sz w:val="22"/>
          <w:szCs w:val="22"/>
          <w:lang w:eastAsia="ja-JP"/>
        </w:rPr>
        <w:t>の期間</w:t>
      </w:r>
      <w:r w:rsidR="00B941E8">
        <w:rPr>
          <w:rFonts w:hint="eastAsia"/>
          <w:sz w:val="22"/>
          <w:szCs w:val="22"/>
          <w:lang w:eastAsia="ja-JP"/>
        </w:rPr>
        <w:t>は、本契約締結</w:t>
      </w:r>
      <w:ins w:id="9" w:author="和久井 駿" w:date="2026-09-18T14:28:00Z">
        <w:r w:rsidR="006338F9" w:rsidRPr="006338F9">
          <w:rPr>
            <w:rFonts w:hint="eastAsia"/>
            <w:sz w:val="22"/>
            <w:szCs w:val="22"/>
            <w:lang w:eastAsia="ja-JP"/>
          </w:rPr>
          <w:t>日にかかわらず令和８年７月１日</w:t>
        </w:r>
      </w:ins>
      <w:del w:id="10" w:author="和久井 駿" w:date="2026-09-18T14:28:00Z">
        <w:r w:rsidR="00B941E8" w:rsidDel="006338F9">
          <w:rPr>
            <w:rFonts w:hint="eastAsia"/>
            <w:sz w:val="22"/>
            <w:szCs w:val="22"/>
            <w:lang w:eastAsia="ja-JP"/>
          </w:rPr>
          <w:delText>の日</w:delText>
        </w:r>
      </w:del>
      <w:r w:rsidR="00711B4A">
        <w:rPr>
          <w:rFonts w:hint="eastAsia"/>
          <w:sz w:val="22"/>
          <w:szCs w:val="22"/>
          <w:lang w:eastAsia="ja-JP"/>
        </w:rPr>
        <w:t>から</w:t>
      </w:r>
      <w:r w:rsidR="00263897">
        <w:rPr>
          <w:rFonts w:hint="eastAsia"/>
          <w:sz w:val="22"/>
          <w:szCs w:val="22"/>
          <w:lang w:eastAsia="ja-JP"/>
        </w:rPr>
        <w:t>本協議</w:t>
      </w:r>
      <w:r w:rsidR="00711B4A">
        <w:rPr>
          <w:rFonts w:hint="eastAsia"/>
          <w:sz w:val="22"/>
          <w:szCs w:val="22"/>
          <w:lang w:eastAsia="ja-JP"/>
        </w:rPr>
        <w:t>が終了したとき</w:t>
      </w:r>
      <w:r w:rsidR="00503810" w:rsidRPr="00503810">
        <w:rPr>
          <w:rFonts w:hint="eastAsia"/>
          <w:sz w:val="22"/>
          <w:szCs w:val="22"/>
          <w:lang w:eastAsia="ja-JP"/>
        </w:rPr>
        <w:t>又は</w:t>
      </w:r>
      <w:commentRangeStart w:id="11"/>
      <w:r w:rsidR="005C7D02" w:rsidRPr="00CD76A8">
        <w:rPr>
          <w:rFonts w:hint="eastAsia"/>
          <w:color w:val="FF0000"/>
          <w:sz w:val="22"/>
          <w:szCs w:val="22"/>
          <w:lang w:eastAsia="ja-JP"/>
        </w:rPr>
        <w:t>令和</w:t>
      </w:r>
      <w:r w:rsidR="00926448">
        <w:rPr>
          <w:rFonts w:hint="eastAsia"/>
          <w:color w:val="FF0000"/>
          <w:sz w:val="22"/>
          <w:szCs w:val="22"/>
          <w:lang w:eastAsia="ja-JP"/>
        </w:rPr>
        <w:t>９</w:t>
      </w:r>
      <w:r w:rsidR="00F5722B" w:rsidRPr="00CD76A8">
        <w:rPr>
          <w:rFonts w:hint="eastAsia"/>
          <w:color w:val="FF0000"/>
          <w:sz w:val="22"/>
          <w:szCs w:val="22"/>
          <w:lang w:eastAsia="ja-JP"/>
        </w:rPr>
        <w:t>年</w:t>
      </w:r>
      <w:r w:rsidR="008A44B6">
        <w:rPr>
          <w:rFonts w:hint="eastAsia"/>
          <w:color w:val="FF0000"/>
          <w:sz w:val="22"/>
          <w:szCs w:val="22"/>
          <w:lang w:eastAsia="ja-JP"/>
        </w:rPr>
        <w:t>９</w:t>
      </w:r>
      <w:r w:rsidR="00F5722B" w:rsidRPr="00CD76A8">
        <w:rPr>
          <w:rFonts w:hint="eastAsia"/>
          <w:color w:val="FF0000"/>
          <w:sz w:val="22"/>
          <w:szCs w:val="22"/>
          <w:lang w:eastAsia="ja-JP"/>
        </w:rPr>
        <w:t>月</w:t>
      </w:r>
      <w:r w:rsidR="00926448">
        <w:rPr>
          <w:rFonts w:hint="eastAsia"/>
          <w:color w:val="FF0000"/>
          <w:sz w:val="22"/>
          <w:szCs w:val="22"/>
          <w:lang w:eastAsia="ja-JP"/>
        </w:rPr>
        <w:t>３</w:t>
      </w:r>
      <w:r w:rsidR="008A44B6">
        <w:rPr>
          <w:rFonts w:hint="eastAsia"/>
          <w:color w:val="FF0000"/>
          <w:sz w:val="22"/>
          <w:szCs w:val="22"/>
          <w:lang w:eastAsia="ja-JP"/>
        </w:rPr>
        <w:t>０</w:t>
      </w:r>
      <w:r w:rsidR="00F5722B" w:rsidRPr="00CD76A8">
        <w:rPr>
          <w:rFonts w:hint="eastAsia"/>
          <w:color w:val="FF0000"/>
          <w:sz w:val="22"/>
          <w:szCs w:val="22"/>
          <w:lang w:eastAsia="ja-JP"/>
        </w:rPr>
        <w:t>日</w:t>
      </w:r>
      <w:commentRangeEnd w:id="11"/>
      <w:r w:rsidR="008A44B6" w:rsidRPr="00503810">
        <w:rPr>
          <w:rStyle w:val="a7"/>
          <w:rFonts w:hint="eastAsia"/>
          <w:sz w:val="22"/>
          <w:szCs w:val="22"/>
          <w:lang w:eastAsia="ja-JP"/>
        </w:rPr>
        <w:commentReference w:id="11"/>
      </w:r>
      <w:r w:rsidR="00503810" w:rsidRPr="00503810">
        <w:rPr>
          <w:rFonts w:hint="eastAsia"/>
          <w:sz w:val="22"/>
          <w:szCs w:val="22"/>
          <w:lang w:eastAsia="ja-JP"/>
        </w:rPr>
        <w:t>のうち</w:t>
      </w:r>
      <w:r w:rsidR="00711B4A">
        <w:rPr>
          <w:rFonts w:hint="eastAsia"/>
          <w:sz w:val="22"/>
          <w:szCs w:val="22"/>
          <w:lang w:eastAsia="ja-JP"/>
        </w:rPr>
        <w:t>いずれか</w:t>
      </w:r>
      <w:r w:rsidR="00503810" w:rsidRPr="00503810">
        <w:rPr>
          <w:rFonts w:hint="eastAsia"/>
          <w:sz w:val="22"/>
          <w:szCs w:val="22"/>
          <w:lang w:eastAsia="ja-JP"/>
        </w:rPr>
        <w:t>早く到来</w:t>
      </w:r>
      <w:r w:rsidR="004C3AB7">
        <w:rPr>
          <w:rFonts w:hint="eastAsia"/>
          <w:sz w:val="22"/>
          <w:szCs w:val="22"/>
          <w:lang w:eastAsia="ja-JP"/>
        </w:rPr>
        <w:t>する</w:t>
      </w:r>
      <w:r w:rsidR="00711B4A">
        <w:rPr>
          <w:rFonts w:hint="eastAsia"/>
          <w:sz w:val="22"/>
          <w:szCs w:val="22"/>
          <w:lang w:eastAsia="ja-JP"/>
        </w:rPr>
        <w:t>日までとする。</w:t>
      </w:r>
    </w:p>
    <w:p w14:paraId="6FAF73DE" w14:textId="77777777" w:rsidR="00400085" w:rsidRDefault="00711B4A" w:rsidP="00400085">
      <w:pPr>
        <w:ind w:left="224" w:hangingChars="100" w:hanging="224"/>
        <w:rPr>
          <w:sz w:val="22"/>
          <w:szCs w:val="22"/>
          <w:lang w:eastAsia="ja-JP"/>
        </w:rPr>
      </w:pPr>
      <w:r>
        <w:rPr>
          <w:rFonts w:hint="eastAsia"/>
          <w:sz w:val="22"/>
          <w:szCs w:val="22"/>
          <w:lang w:eastAsia="ja-JP"/>
        </w:rPr>
        <w:t>２　前項の規定にかかわらず、甲及び</w:t>
      </w:r>
      <w:r w:rsidR="002E1ABE">
        <w:rPr>
          <w:rFonts w:hint="eastAsia"/>
          <w:sz w:val="22"/>
          <w:szCs w:val="22"/>
          <w:lang w:eastAsia="ja-JP"/>
        </w:rPr>
        <w:t>乙は</w:t>
      </w:r>
      <w:r w:rsidR="00400085">
        <w:rPr>
          <w:rFonts w:hint="eastAsia"/>
          <w:sz w:val="22"/>
          <w:szCs w:val="22"/>
          <w:lang w:eastAsia="ja-JP"/>
        </w:rPr>
        <w:t>当該期間満了前に協議の上</w:t>
      </w:r>
      <w:r w:rsidR="00723138">
        <w:rPr>
          <w:rFonts w:hint="eastAsia"/>
          <w:sz w:val="22"/>
          <w:szCs w:val="22"/>
          <w:lang w:eastAsia="ja-JP"/>
        </w:rPr>
        <w:t>、本契約の契約期間を変更することができる</w:t>
      </w:r>
      <w:r w:rsidR="00503810" w:rsidRPr="00503810">
        <w:rPr>
          <w:rFonts w:hint="eastAsia"/>
          <w:sz w:val="22"/>
          <w:szCs w:val="22"/>
          <w:lang w:eastAsia="ja-JP"/>
        </w:rPr>
        <w:t>。</w:t>
      </w:r>
    </w:p>
    <w:p w14:paraId="38FD02C9" w14:textId="77777777" w:rsidR="007C4BF3" w:rsidRDefault="007C4BF3" w:rsidP="00400085">
      <w:pPr>
        <w:ind w:left="224" w:hangingChars="100" w:hanging="224"/>
        <w:rPr>
          <w:sz w:val="22"/>
          <w:szCs w:val="22"/>
          <w:lang w:eastAsia="ja-JP"/>
        </w:rPr>
      </w:pPr>
    </w:p>
    <w:p w14:paraId="6E89B21A" w14:textId="77777777" w:rsidR="00400085" w:rsidRDefault="00400085" w:rsidP="00400085">
      <w:pPr>
        <w:ind w:left="224" w:hangingChars="100" w:hanging="224"/>
        <w:rPr>
          <w:sz w:val="22"/>
          <w:szCs w:val="22"/>
          <w:lang w:eastAsia="ja-JP"/>
        </w:rPr>
      </w:pPr>
    </w:p>
    <w:p w14:paraId="3382866F" w14:textId="445BAA6F" w:rsidR="00400085" w:rsidRDefault="00400085" w:rsidP="00400085">
      <w:pPr>
        <w:ind w:left="224" w:hangingChars="100" w:hanging="224"/>
        <w:rPr>
          <w:sz w:val="22"/>
          <w:szCs w:val="22"/>
          <w:lang w:eastAsia="ja-JP"/>
        </w:rPr>
      </w:pPr>
      <w:r>
        <w:rPr>
          <w:rFonts w:hint="eastAsia"/>
          <w:sz w:val="22"/>
          <w:szCs w:val="22"/>
          <w:lang w:eastAsia="ja-JP"/>
        </w:rPr>
        <w:t xml:space="preserve">　</w:t>
      </w:r>
      <w:r w:rsidR="00503810" w:rsidRPr="00503810">
        <w:rPr>
          <w:rFonts w:hint="eastAsia"/>
          <w:sz w:val="22"/>
          <w:szCs w:val="22"/>
          <w:lang w:eastAsia="ja-JP"/>
        </w:rPr>
        <w:t>（有効期間）</w:t>
      </w:r>
    </w:p>
    <w:p w14:paraId="316C14E3" w14:textId="3731627B" w:rsidR="00400085" w:rsidRDefault="007C4BF3" w:rsidP="00400085">
      <w:pPr>
        <w:ind w:left="224" w:hangingChars="100" w:hanging="224"/>
        <w:rPr>
          <w:sz w:val="22"/>
          <w:szCs w:val="22"/>
          <w:lang w:eastAsia="ja-JP"/>
        </w:rPr>
      </w:pPr>
      <w:r>
        <w:rPr>
          <w:rFonts w:hint="eastAsia"/>
          <w:sz w:val="22"/>
          <w:szCs w:val="22"/>
          <w:lang w:eastAsia="ja-JP"/>
        </w:rPr>
        <w:t>第</w:t>
      </w:r>
      <w:r w:rsidR="00C22E16">
        <w:rPr>
          <w:rFonts w:hint="eastAsia"/>
          <w:sz w:val="22"/>
          <w:szCs w:val="22"/>
          <w:lang w:eastAsia="ja-JP"/>
        </w:rPr>
        <w:t>９</w:t>
      </w:r>
      <w:r w:rsidR="00503810" w:rsidRPr="00503810">
        <w:rPr>
          <w:rFonts w:hint="eastAsia"/>
          <w:sz w:val="22"/>
          <w:szCs w:val="22"/>
          <w:lang w:eastAsia="ja-JP"/>
        </w:rPr>
        <w:t>条</w:t>
      </w:r>
      <w:r w:rsidR="00400085">
        <w:rPr>
          <w:rFonts w:hint="eastAsia"/>
          <w:sz w:val="22"/>
          <w:szCs w:val="22"/>
          <w:lang w:eastAsia="ja-JP"/>
        </w:rPr>
        <w:t xml:space="preserve">　</w:t>
      </w:r>
      <w:r w:rsidR="00BE400A">
        <w:rPr>
          <w:rFonts w:hint="eastAsia"/>
          <w:sz w:val="22"/>
          <w:szCs w:val="22"/>
          <w:lang w:eastAsia="ja-JP"/>
        </w:rPr>
        <w:t>第</w:t>
      </w:r>
      <w:r w:rsidR="004C1552">
        <w:rPr>
          <w:rFonts w:hint="eastAsia"/>
          <w:sz w:val="22"/>
          <w:szCs w:val="22"/>
          <w:lang w:eastAsia="ja-JP"/>
        </w:rPr>
        <w:t>８</w:t>
      </w:r>
      <w:r w:rsidR="00BE400A">
        <w:rPr>
          <w:rFonts w:hint="eastAsia"/>
          <w:sz w:val="22"/>
          <w:szCs w:val="22"/>
          <w:lang w:eastAsia="ja-JP"/>
        </w:rPr>
        <w:t>条</w:t>
      </w:r>
      <w:r w:rsidR="00503810" w:rsidRPr="00503810">
        <w:rPr>
          <w:rFonts w:hint="eastAsia"/>
          <w:sz w:val="22"/>
          <w:szCs w:val="22"/>
          <w:lang w:eastAsia="ja-JP"/>
        </w:rPr>
        <w:t>の規定にかかわらず、第１条の規定は、本契約期間満了後の日から</w:t>
      </w:r>
      <w:r w:rsidR="000D7C0F">
        <w:rPr>
          <w:rFonts w:hint="eastAsia"/>
          <w:sz w:val="22"/>
          <w:szCs w:val="22"/>
          <w:lang w:eastAsia="ja-JP"/>
        </w:rPr>
        <w:t>３</w:t>
      </w:r>
      <w:r w:rsidR="00503810" w:rsidRPr="00503810">
        <w:rPr>
          <w:rFonts w:hint="eastAsia"/>
          <w:sz w:val="22"/>
          <w:szCs w:val="22"/>
          <w:lang w:eastAsia="ja-JP"/>
        </w:rPr>
        <w:t>年間有効に存続するものと</w:t>
      </w:r>
      <w:r w:rsidR="004C1552">
        <w:rPr>
          <w:rFonts w:hint="eastAsia"/>
          <w:sz w:val="22"/>
          <w:szCs w:val="22"/>
          <w:lang w:eastAsia="ja-JP"/>
        </w:rPr>
        <w:t>し、第３条から第６条の規定は</w:t>
      </w:r>
      <w:r w:rsidR="004C1552" w:rsidRPr="004C1552">
        <w:rPr>
          <w:rFonts w:hint="eastAsia"/>
          <w:sz w:val="22"/>
          <w:szCs w:val="22"/>
          <w:lang w:eastAsia="ja-JP"/>
        </w:rPr>
        <w:t>当該条項に定める対象事項が全て消滅するまで有効に存続</w:t>
      </w:r>
      <w:r w:rsidR="00503810" w:rsidRPr="00503810">
        <w:rPr>
          <w:rFonts w:hint="eastAsia"/>
          <w:sz w:val="22"/>
          <w:szCs w:val="22"/>
          <w:lang w:eastAsia="ja-JP"/>
        </w:rPr>
        <w:t>する。</w:t>
      </w:r>
    </w:p>
    <w:p w14:paraId="1A6A03A9" w14:textId="77777777" w:rsidR="00400085" w:rsidRDefault="00400085" w:rsidP="00400085">
      <w:pPr>
        <w:ind w:left="224" w:hangingChars="100" w:hanging="224"/>
        <w:rPr>
          <w:sz w:val="22"/>
          <w:szCs w:val="22"/>
          <w:lang w:eastAsia="ja-JP"/>
        </w:rPr>
      </w:pPr>
    </w:p>
    <w:p w14:paraId="701B30E6" w14:textId="77777777" w:rsidR="00400085" w:rsidRDefault="00400085" w:rsidP="00400085">
      <w:pPr>
        <w:ind w:left="224" w:hangingChars="100" w:hanging="224"/>
        <w:rPr>
          <w:sz w:val="22"/>
          <w:szCs w:val="22"/>
          <w:lang w:eastAsia="ja-JP"/>
        </w:rPr>
      </w:pPr>
      <w:r>
        <w:rPr>
          <w:rFonts w:hint="eastAsia"/>
          <w:sz w:val="22"/>
          <w:szCs w:val="22"/>
          <w:lang w:eastAsia="ja-JP"/>
        </w:rPr>
        <w:t xml:space="preserve">　</w:t>
      </w:r>
      <w:r w:rsidR="00503810" w:rsidRPr="00503810">
        <w:rPr>
          <w:rFonts w:hint="eastAsia"/>
          <w:sz w:val="22"/>
          <w:szCs w:val="22"/>
          <w:lang w:eastAsia="ja-JP"/>
        </w:rPr>
        <w:t>（協議）</w:t>
      </w:r>
    </w:p>
    <w:p w14:paraId="5E2FE4D5" w14:textId="7C9BD781" w:rsidR="00400085" w:rsidRDefault="007C4BF3" w:rsidP="00400085">
      <w:pPr>
        <w:ind w:left="224" w:hangingChars="100" w:hanging="224"/>
        <w:rPr>
          <w:sz w:val="22"/>
          <w:szCs w:val="22"/>
          <w:lang w:eastAsia="ja-JP"/>
        </w:rPr>
      </w:pPr>
      <w:r>
        <w:rPr>
          <w:rFonts w:hint="eastAsia"/>
          <w:sz w:val="22"/>
          <w:szCs w:val="22"/>
          <w:lang w:eastAsia="ja-JP"/>
        </w:rPr>
        <w:t>第</w:t>
      </w:r>
      <w:r w:rsidR="00C06E98">
        <w:rPr>
          <w:rFonts w:hint="eastAsia"/>
          <w:sz w:val="22"/>
          <w:szCs w:val="22"/>
          <w:lang w:eastAsia="ja-JP"/>
        </w:rPr>
        <w:t>１０</w:t>
      </w:r>
      <w:r w:rsidR="00503810" w:rsidRPr="00503810">
        <w:rPr>
          <w:rFonts w:hint="eastAsia"/>
          <w:sz w:val="22"/>
          <w:szCs w:val="22"/>
          <w:lang w:eastAsia="ja-JP"/>
        </w:rPr>
        <w:t>条</w:t>
      </w:r>
      <w:r w:rsidR="00400085">
        <w:rPr>
          <w:rFonts w:hint="eastAsia"/>
          <w:sz w:val="22"/>
          <w:szCs w:val="22"/>
          <w:lang w:eastAsia="ja-JP"/>
        </w:rPr>
        <w:t xml:space="preserve">　</w:t>
      </w:r>
      <w:r w:rsidR="00467641">
        <w:rPr>
          <w:rFonts w:hint="eastAsia"/>
          <w:sz w:val="22"/>
          <w:szCs w:val="22"/>
          <w:lang w:eastAsia="ja-JP"/>
        </w:rPr>
        <w:t>甲及び乙は、本契約に定めのない事項及び本契約の条項に関し疑義を生じた場合、</w:t>
      </w:r>
      <w:r w:rsidR="00503810" w:rsidRPr="00503810">
        <w:rPr>
          <w:rFonts w:hint="eastAsia"/>
          <w:sz w:val="22"/>
          <w:szCs w:val="22"/>
          <w:lang w:eastAsia="ja-JP"/>
        </w:rPr>
        <w:t>誠意をもって協議し、その解決にあたるものとする。</w:t>
      </w:r>
    </w:p>
    <w:p w14:paraId="6E6AB431" w14:textId="77777777" w:rsidR="00400085" w:rsidRDefault="00400085" w:rsidP="00400085">
      <w:pPr>
        <w:ind w:left="224" w:hangingChars="100" w:hanging="224"/>
        <w:rPr>
          <w:sz w:val="22"/>
          <w:szCs w:val="22"/>
          <w:lang w:eastAsia="ja-JP"/>
        </w:rPr>
      </w:pPr>
    </w:p>
    <w:p w14:paraId="0E8F9C76" w14:textId="77777777" w:rsidR="00BF5449" w:rsidRDefault="00BF5449" w:rsidP="00400085">
      <w:pPr>
        <w:ind w:left="224" w:hangingChars="100" w:hanging="224"/>
        <w:rPr>
          <w:sz w:val="22"/>
          <w:szCs w:val="22"/>
          <w:lang w:eastAsia="ja-JP"/>
        </w:rPr>
      </w:pPr>
    </w:p>
    <w:p w14:paraId="36721AA2" w14:textId="77777777" w:rsidR="00BF5449" w:rsidRDefault="00BF5449" w:rsidP="00400085">
      <w:pPr>
        <w:ind w:left="224" w:hangingChars="100" w:hanging="224"/>
        <w:rPr>
          <w:sz w:val="22"/>
          <w:szCs w:val="22"/>
          <w:lang w:eastAsia="ja-JP"/>
        </w:rPr>
      </w:pPr>
    </w:p>
    <w:p w14:paraId="5DC909C1" w14:textId="77777777" w:rsidR="00BF5449" w:rsidRPr="00467641" w:rsidRDefault="00BF5449" w:rsidP="00400085">
      <w:pPr>
        <w:ind w:left="224" w:hangingChars="100" w:hanging="224"/>
        <w:rPr>
          <w:sz w:val="22"/>
          <w:szCs w:val="22"/>
          <w:lang w:eastAsia="ja-JP"/>
        </w:rPr>
      </w:pPr>
    </w:p>
    <w:p w14:paraId="04881FE6" w14:textId="77777777" w:rsidR="00503810" w:rsidRPr="00503810" w:rsidRDefault="00400085" w:rsidP="00400085">
      <w:pPr>
        <w:ind w:left="224" w:hangingChars="100" w:hanging="224"/>
        <w:rPr>
          <w:sz w:val="22"/>
          <w:szCs w:val="22"/>
          <w:lang w:eastAsia="ja-JP"/>
        </w:rPr>
      </w:pPr>
      <w:r>
        <w:rPr>
          <w:rFonts w:hint="eastAsia"/>
          <w:sz w:val="22"/>
          <w:szCs w:val="22"/>
          <w:lang w:eastAsia="ja-JP"/>
        </w:rPr>
        <w:t xml:space="preserve">　本契約締結の証として、本契約書２通を作成し、甲乙記名捺印の上</w:t>
      </w:r>
      <w:r w:rsidR="00503810" w:rsidRPr="00503810">
        <w:rPr>
          <w:rFonts w:hint="eastAsia"/>
          <w:sz w:val="22"/>
          <w:szCs w:val="22"/>
          <w:lang w:eastAsia="ja-JP"/>
        </w:rPr>
        <w:t>各１通を保有する。</w:t>
      </w:r>
    </w:p>
    <w:p w14:paraId="753C7033" w14:textId="77777777" w:rsidR="00400085" w:rsidRDefault="00400085" w:rsidP="00503810">
      <w:pPr>
        <w:rPr>
          <w:sz w:val="22"/>
          <w:szCs w:val="22"/>
          <w:lang w:eastAsia="ja-JP"/>
        </w:rPr>
      </w:pPr>
    </w:p>
    <w:p w14:paraId="2AA956D4" w14:textId="77777777" w:rsidR="00BF5449" w:rsidRDefault="00BF5449" w:rsidP="00503810">
      <w:pPr>
        <w:rPr>
          <w:sz w:val="22"/>
          <w:szCs w:val="22"/>
          <w:lang w:eastAsia="ja-JP"/>
        </w:rPr>
      </w:pPr>
    </w:p>
    <w:p w14:paraId="3D74D80F" w14:textId="61712394" w:rsidR="00503810" w:rsidRPr="00503810" w:rsidRDefault="00400085" w:rsidP="00503810">
      <w:pPr>
        <w:rPr>
          <w:sz w:val="22"/>
          <w:szCs w:val="22"/>
          <w:lang w:eastAsia="ja-JP"/>
        </w:rPr>
      </w:pPr>
      <w:r>
        <w:rPr>
          <w:rFonts w:hint="eastAsia"/>
          <w:sz w:val="22"/>
          <w:szCs w:val="22"/>
          <w:lang w:eastAsia="ja-JP"/>
        </w:rPr>
        <w:t xml:space="preserve">　　　</w:t>
      </w:r>
      <w:r w:rsidR="005C7D02">
        <w:rPr>
          <w:rFonts w:hint="eastAsia"/>
          <w:sz w:val="22"/>
          <w:szCs w:val="22"/>
          <w:lang w:eastAsia="ja-JP"/>
        </w:rPr>
        <w:t>令和</w:t>
      </w:r>
      <w:del w:id="12" w:author="篠崎 亮" w:date="2026-09-19T08:41:00Z" w16du:dateUtc="2026-09-18T23:41:00Z">
        <w:r w:rsidR="00B941E8" w:rsidDel="00362F9B">
          <w:rPr>
            <w:rFonts w:hint="eastAsia"/>
            <w:sz w:val="22"/>
            <w:szCs w:val="22"/>
            <w:lang w:eastAsia="ja-JP"/>
          </w:rPr>
          <w:delText>XX</w:delText>
        </w:r>
      </w:del>
      <w:ins w:id="13" w:author="篠崎 亮" w:date="2026-09-19T08:41:00Z" w16du:dateUtc="2026-09-18T23:41:00Z">
        <w:r w:rsidR="00362F9B">
          <w:rPr>
            <w:rFonts w:hint="eastAsia"/>
            <w:sz w:val="22"/>
            <w:szCs w:val="22"/>
            <w:lang w:eastAsia="ja-JP"/>
          </w:rPr>
          <w:t>８</w:t>
        </w:r>
      </w:ins>
      <w:r w:rsidR="00503810" w:rsidRPr="00503810">
        <w:rPr>
          <w:rFonts w:hint="eastAsia"/>
          <w:sz w:val="22"/>
          <w:szCs w:val="22"/>
          <w:lang w:eastAsia="ja-JP"/>
        </w:rPr>
        <w:t>年</w:t>
      </w:r>
      <w:del w:id="14" w:author="篠崎 亮" w:date="2026-09-19T08:41:00Z" w16du:dateUtc="2026-09-18T23:41:00Z">
        <w:r w:rsidR="00B941E8" w:rsidDel="00362F9B">
          <w:rPr>
            <w:rFonts w:hint="eastAsia"/>
            <w:sz w:val="22"/>
            <w:szCs w:val="22"/>
            <w:lang w:eastAsia="ja-JP"/>
          </w:rPr>
          <w:delText>XX</w:delText>
        </w:r>
      </w:del>
      <w:ins w:id="15" w:author="篠崎 亮" w:date="2026-09-19T08:41:00Z" w16du:dateUtc="2026-09-18T23:41:00Z">
        <w:r w:rsidR="00362F9B">
          <w:rPr>
            <w:rFonts w:hint="eastAsia"/>
            <w:sz w:val="22"/>
            <w:szCs w:val="22"/>
            <w:lang w:eastAsia="ja-JP"/>
          </w:rPr>
          <w:t>９</w:t>
        </w:r>
      </w:ins>
      <w:r w:rsidR="00503810" w:rsidRPr="00503810">
        <w:rPr>
          <w:rFonts w:hint="eastAsia"/>
          <w:sz w:val="22"/>
          <w:szCs w:val="22"/>
          <w:lang w:eastAsia="ja-JP"/>
        </w:rPr>
        <w:t>月</w:t>
      </w:r>
      <w:del w:id="16" w:author="篠崎 亮" w:date="2026-09-19T08:41:00Z" w16du:dateUtc="2026-09-18T23:41:00Z">
        <w:r w:rsidR="00B941E8" w:rsidDel="00362F9B">
          <w:rPr>
            <w:rFonts w:hint="eastAsia"/>
            <w:sz w:val="22"/>
            <w:szCs w:val="22"/>
            <w:lang w:eastAsia="ja-JP"/>
          </w:rPr>
          <w:delText>XX</w:delText>
        </w:r>
      </w:del>
      <w:ins w:id="17" w:author="篠崎 亮" w:date="2026-09-19T08:41:00Z" w16du:dateUtc="2026-09-18T23:41:00Z">
        <w:r w:rsidR="00362F9B">
          <w:rPr>
            <w:rFonts w:hint="eastAsia"/>
            <w:sz w:val="22"/>
            <w:szCs w:val="22"/>
            <w:lang w:eastAsia="ja-JP"/>
          </w:rPr>
          <w:t>３０</w:t>
        </w:r>
      </w:ins>
      <w:r w:rsidR="00503810" w:rsidRPr="00503810">
        <w:rPr>
          <w:rFonts w:hint="eastAsia"/>
          <w:sz w:val="22"/>
          <w:szCs w:val="22"/>
          <w:lang w:eastAsia="ja-JP"/>
        </w:rPr>
        <w:t>日</w:t>
      </w:r>
    </w:p>
    <w:p w14:paraId="46919782" w14:textId="77777777" w:rsidR="00400085" w:rsidRDefault="00400085" w:rsidP="00503810">
      <w:pPr>
        <w:rPr>
          <w:sz w:val="22"/>
          <w:szCs w:val="22"/>
          <w:lang w:eastAsia="ja-JP"/>
        </w:rPr>
      </w:pPr>
    </w:p>
    <w:p w14:paraId="5A6E2AD2" w14:textId="77777777" w:rsidR="00400085" w:rsidRDefault="00400085" w:rsidP="00503810">
      <w:pPr>
        <w:rPr>
          <w:sz w:val="22"/>
          <w:szCs w:val="22"/>
          <w:lang w:eastAsia="ja-JP"/>
        </w:rPr>
      </w:pPr>
    </w:p>
    <w:p w14:paraId="4F6D96E6" w14:textId="77777777" w:rsidR="00503810" w:rsidRPr="00503810" w:rsidRDefault="00400085" w:rsidP="00503810">
      <w:pPr>
        <w:rPr>
          <w:sz w:val="22"/>
          <w:szCs w:val="22"/>
          <w:lang w:eastAsia="ja-JP"/>
        </w:rPr>
      </w:pPr>
      <w:r>
        <w:rPr>
          <w:rFonts w:hint="eastAsia"/>
          <w:sz w:val="22"/>
          <w:szCs w:val="22"/>
          <w:lang w:eastAsia="ja-JP"/>
        </w:rPr>
        <w:t xml:space="preserve">　　　　　　　　　　　　　甲　　</w:t>
      </w:r>
      <w:r w:rsidR="00503810" w:rsidRPr="00503810">
        <w:rPr>
          <w:rFonts w:hint="eastAsia"/>
          <w:sz w:val="22"/>
          <w:szCs w:val="22"/>
          <w:lang w:eastAsia="ja-JP"/>
        </w:rPr>
        <w:t>新潟県長岡市上富岡町</w:t>
      </w:r>
      <w:r>
        <w:rPr>
          <w:rFonts w:hint="eastAsia"/>
          <w:sz w:val="22"/>
          <w:szCs w:val="22"/>
          <w:lang w:eastAsia="ja-JP"/>
        </w:rPr>
        <w:t>１６０３－１</w:t>
      </w:r>
    </w:p>
    <w:p w14:paraId="3A42E2E0" w14:textId="77777777" w:rsidR="00503810" w:rsidRPr="00503810" w:rsidRDefault="00400085" w:rsidP="00503810">
      <w:pPr>
        <w:rPr>
          <w:sz w:val="22"/>
          <w:szCs w:val="22"/>
          <w:lang w:eastAsia="ja-JP"/>
        </w:rPr>
      </w:pPr>
      <w:r>
        <w:rPr>
          <w:rFonts w:hint="eastAsia"/>
          <w:sz w:val="22"/>
          <w:szCs w:val="22"/>
          <w:lang w:eastAsia="ja-JP"/>
        </w:rPr>
        <w:t xml:space="preserve">　　　　　　　　　　　　　　　　</w:t>
      </w:r>
      <w:r w:rsidR="00503810" w:rsidRPr="00503810">
        <w:rPr>
          <w:rFonts w:hint="eastAsia"/>
          <w:sz w:val="22"/>
          <w:szCs w:val="22"/>
          <w:lang w:eastAsia="ja-JP"/>
        </w:rPr>
        <w:t>国立大学法人長岡技術科学大学</w:t>
      </w:r>
    </w:p>
    <w:p w14:paraId="330685BD" w14:textId="4F9B9825" w:rsidR="00503810" w:rsidRPr="00503810" w:rsidRDefault="00400085" w:rsidP="00503810">
      <w:pPr>
        <w:rPr>
          <w:sz w:val="22"/>
          <w:szCs w:val="22"/>
          <w:lang w:eastAsia="ja-JP"/>
        </w:rPr>
      </w:pPr>
      <w:r>
        <w:rPr>
          <w:rFonts w:hint="eastAsia"/>
          <w:sz w:val="22"/>
          <w:szCs w:val="22"/>
          <w:lang w:eastAsia="ja-JP"/>
        </w:rPr>
        <w:t xml:space="preserve">　　　　　　　　　　　　　　　　　　　　</w:t>
      </w:r>
      <w:r w:rsidR="00503810" w:rsidRPr="00503810">
        <w:rPr>
          <w:rFonts w:hint="eastAsia"/>
          <w:sz w:val="22"/>
          <w:szCs w:val="22"/>
          <w:lang w:eastAsia="ja-JP"/>
        </w:rPr>
        <w:t>学</w:t>
      </w:r>
      <w:r>
        <w:rPr>
          <w:rFonts w:hint="eastAsia"/>
          <w:sz w:val="22"/>
          <w:szCs w:val="22"/>
          <w:lang w:eastAsia="ja-JP"/>
        </w:rPr>
        <w:t xml:space="preserve">　</w:t>
      </w:r>
      <w:r w:rsidR="00503810" w:rsidRPr="00503810">
        <w:rPr>
          <w:rFonts w:hint="eastAsia"/>
          <w:sz w:val="22"/>
          <w:szCs w:val="22"/>
          <w:lang w:eastAsia="ja-JP"/>
        </w:rPr>
        <w:t>長</w:t>
      </w:r>
      <w:r>
        <w:rPr>
          <w:rFonts w:hint="eastAsia"/>
          <w:sz w:val="22"/>
          <w:szCs w:val="22"/>
          <w:lang w:eastAsia="ja-JP"/>
        </w:rPr>
        <w:t xml:space="preserve">　　　　</w:t>
      </w:r>
      <w:r w:rsidR="004A08D2">
        <w:rPr>
          <w:rFonts w:hint="eastAsia"/>
          <w:sz w:val="22"/>
          <w:szCs w:val="22"/>
          <w:lang w:eastAsia="ja-JP"/>
        </w:rPr>
        <w:t>鎌</w:t>
      </w:r>
      <w:r w:rsidR="00D007C0">
        <w:rPr>
          <w:rFonts w:hint="eastAsia"/>
          <w:sz w:val="22"/>
          <w:szCs w:val="22"/>
          <w:lang w:eastAsia="ja-JP"/>
        </w:rPr>
        <w:t xml:space="preserve">　</w:t>
      </w:r>
      <w:r w:rsidR="004A08D2">
        <w:rPr>
          <w:rFonts w:hint="eastAsia"/>
          <w:sz w:val="22"/>
          <w:szCs w:val="22"/>
          <w:lang w:eastAsia="ja-JP"/>
        </w:rPr>
        <w:t>土　重</w:t>
      </w:r>
      <w:r w:rsidR="00D007C0">
        <w:rPr>
          <w:rFonts w:hint="eastAsia"/>
          <w:sz w:val="22"/>
          <w:szCs w:val="22"/>
          <w:lang w:eastAsia="ja-JP"/>
        </w:rPr>
        <w:t xml:space="preserve">　</w:t>
      </w:r>
      <w:r w:rsidR="004A08D2">
        <w:rPr>
          <w:rFonts w:hint="eastAsia"/>
          <w:sz w:val="22"/>
          <w:szCs w:val="22"/>
          <w:lang w:eastAsia="ja-JP"/>
        </w:rPr>
        <w:t>晴</w:t>
      </w:r>
    </w:p>
    <w:p w14:paraId="1C457FC0" w14:textId="77777777" w:rsidR="00400085" w:rsidRDefault="00400085" w:rsidP="00503810">
      <w:pPr>
        <w:rPr>
          <w:sz w:val="22"/>
          <w:szCs w:val="22"/>
          <w:lang w:eastAsia="ja-JP"/>
        </w:rPr>
      </w:pPr>
    </w:p>
    <w:p w14:paraId="3142A54B" w14:textId="77777777" w:rsidR="00400085" w:rsidRDefault="00400085" w:rsidP="00503810">
      <w:pPr>
        <w:rPr>
          <w:sz w:val="22"/>
          <w:szCs w:val="22"/>
          <w:lang w:eastAsia="ja-JP"/>
        </w:rPr>
      </w:pPr>
    </w:p>
    <w:p w14:paraId="64CBFF18" w14:textId="31199118" w:rsidR="00B941E8" w:rsidRPr="00B941E8" w:rsidRDefault="00400085" w:rsidP="00B941E8">
      <w:pPr>
        <w:rPr>
          <w:sz w:val="22"/>
          <w:szCs w:val="22"/>
          <w:lang w:eastAsia="ja-JP"/>
        </w:rPr>
      </w:pPr>
      <w:r>
        <w:rPr>
          <w:rFonts w:hint="eastAsia"/>
          <w:sz w:val="22"/>
          <w:szCs w:val="22"/>
          <w:lang w:eastAsia="ja-JP"/>
        </w:rPr>
        <w:t xml:space="preserve">　　　　　　　　　　　　　</w:t>
      </w:r>
      <w:commentRangeStart w:id="18"/>
      <w:r>
        <w:rPr>
          <w:rFonts w:hint="eastAsia"/>
          <w:sz w:val="22"/>
          <w:szCs w:val="22"/>
          <w:lang w:eastAsia="ja-JP"/>
        </w:rPr>
        <w:t xml:space="preserve">乙　　</w:t>
      </w:r>
      <w:ins w:id="19" w:author="篠崎 亮" w:date="2026-09-19T08:41:00Z" w16du:dateUtc="2026-09-18T23:41:00Z">
        <w:r w:rsidR="00362F9B" w:rsidRPr="006719E0">
          <w:rPr>
            <w:sz w:val="22"/>
            <w:szCs w:val="22"/>
            <w:lang w:eastAsia="ja-JP"/>
          </w:rPr>
          <w:t>東京都品川区南大井六丁目１７番１号６</w:t>
        </w:r>
      </w:ins>
      <w:del w:id="20" w:author="篠崎 亮" w:date="2026-09-19T08:41:00Z" w16du:dateUtc="2026-09-18T23:41:00Z">
        <w:r w:rsidR="00CD76A8" w:rsidDel="00362F9B">
          <w:rPr>
            <w:rFonts w:hint="eastAsia"/>
            <w:sz w:val="22"/>
            <w:szCs w:val="22"/>
            <w:lang w:eastAsia="ja-JP"/>
          </w:rPr>
          <w:delText>（</w:delText>
        </w:r>
        <w:r w:rsidR="00B941E8" w:rsidDel="00362F9B">
          <w:rPr>
            <w:rFonts w:hint="eastAsia"/>
            <w:sz w:val="22"/>
            <w:szCs w:val="22"/>
            <w:lang w:eastAsia="ja-JP"/>
          </w:rPr>
          <w:delText>所在地</w:delText>
        </w:r>
        <w:r w:rsidR="00CD76A8" w:rsidDel="00362F9B">
          <w:rPr>
            <w:rFonts w:hint="eastAsia"/>
            <w:sz w:val="22"/>
            <w:szCs w:val="22"/>
            <w:lang w:eastAsia="ja-JP"/>
          </w:rPr>
          <w:delText>）</w:delText>
        </w:r>
        <w:commentRangeEnd w:id="18"/>
        <w:r w:rsidR="009B0EDC" w:rsidRPr="00B941E8" w:rsidDel="00362F9B">
          <w:rPr>
            <w:rStyle w:val="a7"/>
            <w:sz w:val="22"/>
            <w:szCs w:val="22"/>
            <w:lang w:eastAsia="ja-JP"/>
          </w:rPr>
          <w:commentReference w:id="18"/>
        </w:r>
      </w:del>
    </w:p>
    <w:p w14:paraId="4746BE4E" w14:textId="68D38C9D" w:rsidR="00FC0FDC" w:rsidRPr="00B941E8" w:rsidRDefault="00B941E8" w:rsidP="00503810">
      <w:pPr>
        <w:rPr>
          <w:sz w:val="22"/>
          <w:szCs w:val="22"/>
          <w:lang w:eastAsia="ja-JP"/>
        </w:rPr>
      </w:pPr>
      <w:r>
        <w:rPr>
          <w:rFonts w:hint="eastAsia"/>
          <w:sz w:val="22"/>
          <w:szCs w:val="22"/>
          <w:lang w:eastAsia="ja-JP"/>
        </w:rPr>
        <w:t xml:space="preserve">　　　　　　　　　　　　　　　　</w:t>
      </w:r>
      <w:ins w:id="21" w:author="篠崎 亮" w:date="2026-09-19T08:41:00Z" w16du:dateUtc="2026-09-18T23:41:00Z">
        <w:r w:rsidR="00362F9B" w:rsidRPr="006719E0">
          <w:rPr>
            <w:sz w:val="22"/>
            <w:szCs w:val="22"/>
            <w:lang w:eastAsia="ja-JP"/>
          </w:rPr>
          <w:t>ユニオンツール株式会社</w:t>
        </w:r>
      </w:ins>
      <w:del w:id="22" w:author="篠崎 亮" w:date="2026-09-19T08:41:00Z" w16du:dateUtc="2026-09-18T23:41:00Z">
        <w:r w:rsidR="00CD76A8" w:rsidDel="00362F9B">
          <w:rPr>
            <w:rFonts w:hint="eastAsia"/>
            <w:sz w:val="22"/>
            <w:szCs w:val="22"/>
            <w:lang w:eastAsia="ja-JP"/>
          </w:rPr>
          <w:delText>（</w:delText>
        </w:r>
        <w:r w:rsidDel="00362F9B">
          <w:rPr>
            <w:rFonts w:hint="eastAsia"/>
            <w:sz w:val="22"/>
            <w:szCs w:val="22"/>
            <w:lang w:eastAsia="ja-JP"/>
          </w:rPr>
          <w:delText>氏　名</w:delText>
        </w:r>
        <w:r w:rsidR="00CD76A8" w:rsidDel="00362F9B">
          <w:rPr>
            <w:rFonts w:hint="eastAsia"/>
            <w:sz w:val="22"/>
            <w:szCs w:val="22"/>
            <w:lang w:eastAsia="ja-JP"/>
          </w:rPr>
          <w:delText>）</w:delText>
        </w:r>
      </w:del>
    </w:p>
    <w:p w14:paraId="2219E78B" w14:textId="77777777" w:rsidR="00362F9B" w:rsidRPr="006719E0" w:rsidRDefault="00362F9B" w:rsidP="00362F9B">
      <w:pPr>
        <w:rPr>
          <w:ins w:id="23" w:author="篠崎 亮" w:date="2026-09-19T08:41:00Z" w16du:dateUtc="2026-09-18T23:41:00Z"/>
          <w:sz w:val="22"/>
          <w:szCs w:val="22"/>
          <w:lang w:eastAsia="ja-JP"/>
        </w:rPr>
      </w:pPr>
      <w:ins w:id="24" w:author="篠崎 亮" w:date="2026-09-19T08:41:00Z" w16du:dateUtc="2026-09-18T23:41:00Z">
        <w:r>
          <w:rPr>
            <w:rFonts w:hint="eastAsia"/>
            <w:sz w:val="22"/>
            <w:szCs w:val="22"/>
            <w:lang w:eastAsia="ja-JP"/>
          </w:rPr>
          <w:t xml:space="preserve">　　　　　　　　　　　　　　　　　　　　</w:t>
        </w:r>
        <w:r w:rsidRPr="006719E0">
          <w:rPr>
            <w:sz w:val="22"/>
            <w:szCs w:val="22"/>
            <w:lang w:eastAsia="ja-JP"/>
          </w:rPr>
          <w:t>代表取締役社長　渡邉</w:t>
        </w:r>
        <w:r w:rsidRPr="006719E0">
          <w:rPr>
            <w:sz w:val="22"/>
            <w:szCs w:val="22"/>
            <w:lang w:eastAsia="ja-JP"/>
          </w:rPr>
          <w:t xml:space="preserve"> </w:t>
        </w:r>
        <w:r w:rsidRPr="006719E0">
          <w:rPr>
            <w:sz w:val="22"/>
            <w:szCs w:val="22"/>
            <w:lang w:eastAsia="ja-JP"/>
          </w:rPr>
          <w:t>裕二</w:t>
        </w:r>
      </w:ins>
    </w:p>
    <w:p w14:paraId="61678144" w14:textId="77777777" w:rsidR="00400085" w:rsidRPr="00362F9B" w:rsidRDefault="00400085" w:rsidP="00503810">
      <w:pPr>
        <w:rPr>
          <w:sz w:val="22"/>
          <w:szCs w:val="22"/>
          <w:lang w:eastAsia="ja-JP"/>
        </w:rPr>
      </w:pPr>
    </w:p>
    <w:p w14:paraId="5AD6FBB3" w14:textId="77777777" w:rsidR="00400085" w:rsidRPr="00B941E8" w:rsidRDefault="00400085" w:rsidP="00503810">
      <w:pPr>
        <w:rPr>
          <w:sz w:val="22"/>
          <w:szCs w:val="22"/>
          <w:lang w:eastAsia="ja-JP"/>
        </w:rPr>
      </w:pPr>
    </w:p>
    <w:sectPr w:rsidR="00400085" w:rsidRPr="00B941E8" w:rsidSect="00142CDB">
      <w:headerReference w:type="default" r:id="rId10"/>
      <w:type w:val="continuous"/>
      <w:pgSz w:w="11906" w:h="16838" w:code="9"/>
      <w:pgMar w:top="1361" w:right="1361" w:bottom="1361" w:left="1361" w:header="851" w:footer="992" w:gutter="0"/>
      <w:cols w:space="425"/>
      <w:docGrid w:type="linesAndChars" w:linePitch="320" w:charSpace="733"/>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和久井 駿" w:date="2026-09-16T17:10:00Z" w:initials="和久井">
    <w:p w14:paraId="70EC8AC4" w14:textId="20F02873" w:rsidR="008A44B6" w:rsidRDefault="008A44B6">
      <w:pPr>
        <w:pStyle w:val="a8"/>
        <w:rPr>
          <w:lang w:eastAsia="ja-JP"/>
        </w:rPr>
      </w:pPr>
      <w:r>
        <w:rPr>
          <w:rStyle w:val="a7"/>
        </w:rPr>
        <w:annotationRef/>
      </w:r>
      <w:r>
        <w:rPr>
          <w:rFonts w:hint="eastAsia"/>
          <w:lang w:eastAsia="ja-JP"/>
        </w:rPr>
        <w:t>１年間を目途に設定しております。</w:t>
      </w:r>
    </w:p>
  </w:comment>
  <w:comment w:id="18" w:author="和久井 駿" w:date="2026-07-01T15:59:00Z" w:initials="和久井">
    <w:p w14:paraId="64FF4482" w14:textId="62C4D168" w:rsidR="009B0EDC" w:rsidRDefault="009B0EDC">
      <w:pPr>
        <w:pStyle w:val="a8"/>
        <w:rPr>
          <w:lang w:eastAsia="ja-JP"/>
        </w:rPr>
      </w:pPr>
      <w:r>
        <w:rPr>
          <w:rStyle w:val="a7"/>
        </w:rPr>
        <w:annotationRef/>
      </w:r>
      <w:r>
        <w:rPr>
          <w:rFonts w:hint="eastAsia"/>
          <w:lang w:eastAsia="ja-JP"/>
        </w:rPr>
        <w:t>貴社契約締結者情報をご記入願います。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EC8AC4" w15:done="0"/>
  <w15:commentEx w15:paraId="64FF44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554C06" w16cex:dateUtc="2026-09-16T08:10:00Z"/>
  <w16cex:commentExtensible w16cex:durableId="2DEFB7D9" w16cex:dateUtc="2026-07-01T06: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EC8AC4" w16cid:durableId="2E554C06"/>
  <w16cid:commentId w16cid:paraId="64FF4482" w16cid:durableId="2DEFB7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6E99B" w14:textId="77777777" w:rsidR="00AE49F0" w:rsidRDefault="00AE49F0" w:rsidP="0093294F">
      <w:r>
        <w:separator/>
      </w:r>
    </w:p>
  </w:endnote>
  <w:endnote w:type="continuationSeparator" w:id="0">
    <w:p w14:paraId="29CAD46A" w14:textId="77777777" w:rsidR="00AE49F0" w:rsidRDefault="00AE49F0" w:rsidP="009329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7CD87" w14:textId="77777777" w:rsidR="00AE49F0" w:rsidRDefault="00AE49F0" w:rsidP="0093294F">
      <w:r>
        <w:separator/>
      </w:r>
    </w:p>
  </w:footnote>
  <w:footnote w:type="continuationSeparator" w:id="0">
    <w:p w14:paraId="092F8337" w14:textId="77777777" w:rsidR="00AE49F0" w:rsidRDefault="00AE49F0" w:rsidP="009329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3C51B" w14:textId="24E143CA" w:rsidR="00312073" w:rsidRDefault="00312073" w:rsidP="00312073">
    <w:pPr>
      <w:pStyle w:val="a3"/>
      <w:jc w:val="right"/>
    </w:pPr>
    <w:r>
      <w:t>Confidential</w:t>
    </w:r>
  </w:p>
  <w:p w14:paraId="17D38804" w14:textId="77777777" w:rsidR="00312073" w:rsidRDefault="00312073">
    <w:pPr>
      <w:pStyle w:val="a3"/>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篠崎 亮">
    <w15:presenceInfo w15:providerId="AD" w15:userId="S::shinozakir@uniontool.co.jp::84fdec96-91f7-4c4e-95eb-ad6b7bb65c45"/>
  </w15:person>
  <w15:person w15:author="和久井 駿">
    <w15:presenceInfo w15:providerId="AD" w15:userId="S-1-5-21-857032254-3750323790-2002478340-61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840"/>
  <w:drawingGridHorizontalSpacing w:val="107"/>
  <w:drawingGridVerticalSpacing w:val="160"/>
  <w:displayHorizontalDrawingGridEvery w:val="0"/>
  <w:displayVerticalDrawingGridEvery w:val="2"/>
  <w:characterSpacingControl w:val="doNotCompress"/>
  <w:noLineBreaksAfter w:lang="ja-JP" w:val="$([\{£¥‘“〈《「『【〔＄（［｛｢￡￥"/>
  <w:noLineBreaksBefore w:lang="ja-JP" w:val="!%),.:;?]}¢°’”‰′″℃、。々〉》」』】〕ぁぃぅぇぉっゃゅょゎ゛゜ゝゞァィゥェォッャュョヮヵヶ・ーヽヾ！％），．：；？］｝｡｣､･ｧｨｩｪｫｬｭｮｯｰﾞﾟ￠"/>
  <w:hdrShapeDefaults>
    <o:shapedefaults v:ext="edit" spidmax="2050">
      <v:textbox inset="5.85pt,.7pt,5.85pt,.7pt"/>
    </o:shapedefaults>
  </w:hdrShapeDefaults>
  <w:footnotePr>
    <w:footnote w:id="-1"/>
    <w:footnote w:id="0"/>
  </w:footnotePr>
  <w:endnotePr>
    <w:endnote w:id="-1"/>
    <w:endnote w:id="0"/>
  </w:endnotePr>
  <w:compat>
    <w:spaceForUL/>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810"/>
    <w:rsid w:val="00015447"/>
    <w:rsid w:val="0001721C"/>
    <w:rsid w:val="00025544"/>
    <w:rsid w:val="000647F2"/>
    <w:rsid w:val="0007695A"/>
    <w:rsid w:val="00077471"/>
    <w:rsid w:val="000C1870"/>
    <w:rsid w:val="000D7C0F"/>
    <w:rsid w:val="000F5103"/>
    <w:rsid w:val="00120955"/>
    <w:rsid w:val="00124E01"/>
    <w:rsid w:val="00132A07"/>
    <w:rsid w:val="00136AD6"/>
    <w:rsid w:val="0014240B"/>
    <w:rsid w:val="00142CDB"/>
    <w:rsid w:val="001A0F97"/>
    <w:rsid w:val="001A13DF"/>
    <w:rsid w:val="001B3BB5"/>
    <w:rsid w:val="001D1E88"/>
    <w:rsid w:val="001D402B"/>
    <w:rsid w:val="001F7F38"/>
    <w:rsid w:val="00260494"/>
    <w:rsid w:val="00263897"/>
    <w:rsid w:val="002673FC"/>
    <w:rsid w:val="002849BE"/>
    <w:rsid w:val="00292A62"/>
    <w:rsid w:val="002B6CFC"/>
    <w:rsid w:val="002E1ABE"/>
    <w:rsid w:val="002F2548"/>
    <w:rsid w:val="00312073"/>
    <w:rsid w:val="00315DCA"/>
    <w:rsid w:val="0033138E"/>
    <w:rsid w:val="003570A4"/>
    <w:rsid w:val="00362F9B"/>
    <w:rsid w:val="00382AC8"/>
    <w:rsid w:val="00393B14"/>
    <w:rsid w:val="003A4C99"/>
    <w:rsid w:val="003C1241"/>
    <w:rsid w:val="003C25FB"/>
    <w:rsid w:val="003F422E"/>
    <w:rsid w:val="00400085"/>
    <w:rsid w:val="0040672B"/>
    <w:rsid w:val="004321EC"/>
    <w:rsid w:val="00465777"/>
    <w:rsid w:val="00467641"/>
    <w:rsid w:val="00475920"/>
    <w:rsid w:val="0048049F"/>
    <w:rsid w:val="004A08D2"/>
    <w:rsid w:val="004A56F8"/>
    <w:rsid w:val="004C0151"/>
    <w:rsid w:val="004C1552"/>
    <w:rsid w:val="004C3AB7"/>
    <w:rsid w:val="004E1C12"/>
    <w:rsid w:val="00503810"/>
    <w:rsid w:val="005515F2"/>
    <w:rsid w:val="0056066C"/>
    <w:rsid w:val="00564B7E"/>
    <w:rsid w:val="0059153D"/>
    <w:rsid w:val="005B60EC"/>
    <w:rsid w:val="005C7D02"/>
    <w:rsid w:val="00601F20"/>
    <w:rsid w:val="0061794E"/>
    <w:rsid w:val="006338F9"/>
    <w:rsid w:val="0063443D"/>
    <w:rsid w:val="006537FA"/>
    <w:rsid w:val="0067403E"/>
    <w:rsid w:val="00690B13"/>
    <w:rsid w:val="006A79C8"/>
    <w:rsid w:val="006B21BC"/>
    <w:rsid w:val="006B404C"/>
    <w:rsid w:val="006B735B"/>
    <w:rsid w:val="00711B4A"/>
    <w:rsid w:val="00723138"/>
    <w:rsid w:val="00733257"/>
    <w:rsid w:val="00742B22"/>
    <w:rsid w:val="00744D3B"/>
    <w:rsid w:val="007C4BF3"/>
    <w:rsid w:val="007D4B61"/>
    <w:rsid w:val="007D4C69"/>
    <w:rsid w:val="008418DE"/>
    <w:rsid w:val="00844F92"/>
    <w:rsid w:val="008A44B6"/>
    <w:rsid w:val="008B772A"/>
    <w:rsid w:val="00926448"/>
    <w:rsid w:val="0093294F"/>
    <w:rsid w:val="00940498"/>
    <w:rsid w:val="009A4EBF"/>
    <w:rsid w:val="009B0EDC"/>
    <w:rsid w:val="009C5D9A"/>
    <w:rsid w:val="009C748E"/>
    <w:rsid w:val="009E3316"/>
    <w:rsid w:val="009F1140"/>
    <w:rsid w:val="009F2BE0"/>
    <w:rsid w:val="00A02338"/>
    <w:rsid w:val="00A21D6D"/>
    <w:rsid w:val="00A35C9C"/>
    <w:rsid w:val="00A47040"/>
    <w:rsid w:val="00A740F0"/>
    <w:rsid w:val="00AB7F68"/>
    <w:rsid w:val="00AE49F0"/>
    <w:rsid w:val="00AF0EF9"/>
    <w:rsid w:val="00B039ED"/>
    <w:rsid w:val="00B14001"/>
    <w:rsid w:val="00B17333"/>
    <w:rsid w:val="00B61A30"/>
    <w:rsid w:val="00B74CD4"/>
    <w:rsid w:val="00B941E8"/>
    <w:rsid w:val="00BA605A"/>
    <w:rsid w:val="00BC4F79"/>
    <w:rsid w:val="00BD15E1"/>
    <w:rsid w:val="00BE400A"/>
    <w:rsid w:val="00BF5449"/>
    <w:rsid w:val="00C06E98"/>
    <w:rsid w:val="00C22E16"/>
    <w:rsid w:val="00C420B4"/>
    <w:rsid w:val="00C84E5E"/>
    <w:rsid w:val="00CB14E0"/>
    <w:rsid w:val="00CD5835"/>
    <w:rsid w:val="00CD76A8"/>
    <w:rsid w:val="00CE2D1A"/>
    <w:rsid w:val="00D007C0"/>
    <w:rsid w:val="00D0183F"/>
    <w:rsid w:val="00D61795"/>
    <w:rsid w:val="00D71823"/>
    <w:rsid w:val="00DA0241"/>
    <w:rsid w:val="00DC4A1E"/>
    <w:rsid w:val="00DD6326"/>
    <w:rsid w:val="00E06320"/>
    <w:rsid w:val="00E17FDA"/>
    <w:rsid w:val="00E414BB"/>
    <w:rsid w:val="00E41E8C"/>
    <w:rsid w:val="00E82141"/>
    <w:rsid w:val="00E95FE3"/>
    <w:rsid w:val="00E96FBA"/>
    <w:rsid w:val="00F12A14"/>
    <w:rsid w:val="00F1336B"/>
    <w:rsid w:val="00F16450"/>
    <w:rsid w:val="00F23DA5"/>
    <w:rsid w:val="00F321D3"/>
    <w:rsid w:val="00F366FF"/>
    <w:rsid w:val="00F5722B"/>
    <w:rsid w:val="00F94A6B"/>
    <w:rsid w:val="00FC0FDC"/>
    <w:rsid w:val="00FD2510"/>
    <w:rsid w:val="00FE3B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9DD42A0"/>
  <w15:docId w15:val="{0F8150DA-36BE-406F-B45B-51CCDA2CD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A13DF"/>
    <w:pPr>
      <w:jc w:val="both"/>
    </w:pPr>
    <w:rPr>
      <w:sz w:val="21"/>
      <w:szCs w:val="24"/>
      <w:lang w:eastAsia="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3294F"/>
    <w:pPr>
      <w:tabs>
        <w:tab w:val="center" w:pos="4252"/>
        <w:tab w:val="right" w:pos="8504"/>
      </w:tabs>
      <w:snapToGrid w:val="0"/>
    </w:pPr>
  </w:style>
  <w:style w:type="character" w:customStyle="1" w:styleId="a4">
    <w:name w:val="ヘッダー (文字)"/>
    <w:link w:val="a3"/>
    <w:uiPriority w:val="99"/>
    <w:rsid w:val="0093294F"/>
    <w:rPr>
      <w:sz w:val="21"/>
      <w:szCs w:val="24"/>
      <w:lang w:eastAsia="en-US" w:bidi="en-US"/>
    </w:rPr>
  </w:style>
  <w:style w:type="paragraph" w:styleId="a5">
    <w:name w:val="footer"/>
    <w:basedOn w:val="a"/>
    <w:link w:val="a6"/>
    <w:uiPriority w:val="99"/>
    <w:unhideWhenUsed/>
    <w:rsid w:val="0093294F"/>
    <w:pPr>
      <w:tabs>
        <w:tab w:val="center" w:pos="4252"/>
        <w:tab w:val="right" w:pos="8504"/>
      </w:tabs>
      <w:snapToGrid w:val="0"/>
    </w:pPr>
  </w:style>
  <w:style w:type="character" w:customStyle="1" w:styleId="a6">
    <w:name w:val="フッター (文字)"/>
    <w:link w:val="a5"/>
    <w:uiPriority w:val="99"/>
    <w:rsid w:val="0093294F"/>
    <w:rPr>
      <w:sz w:val="21"/>
      <w:szCs w:val="24"/>
      <w:lang w:eastAsia="en-US" w:bidi="en-US"/>
    </w:rPr>
  </w:style>
  <w:style w:type="character" w:styleId="a7">
    <w:name w:val="annotation reference"/>
    <w:basedOn w:val="a0"/>
    <w:uiPriority w:val="99"/>
    <w:semiHidden/>
    <w:unhideWhenUsed/>
    <w:rsid w:val="00733257"/>
    <w:rPr>
      <w:sz w:val="18"/>
      <w:szCs w:val="18"/>
    </w:rPr>
  </w:style>
  <w:style w:type="paragraph" w:styleId="a8">
    <w:name w:val="annotation text"/>
    <w:basedOn w:val="a"/>
    <w:link w:val="a9"/>
    <w:uiPriority w:val="99"/>
    <w:semiHidden/>
    <w:unhideWhenUsed/>
    <w:rsid w:val="00733257"/>
    <w:pPr>
      <w:jc w:val="left"/>
    </w:pPr>
  </w:style>
  <w:style w:type="character" w:customStyle="1" w:styleId="a9">
    <w:name w:val="コメント文字列 (文字)"/>
    <w:basedOn w:val="a0"/>
    <w:link w:val="a8"/>
    <w:uiPriority w:val="99"/>
    <w:semiHidden/>
    <w:rsid w:val="00733257"/>
    <w:rPr>
      <w:sz w:val="21"/>
      <w:szCs w:val="24"/>
      <w:lang w:eastAsia="en-US" w:bidi="en-US"/>
    </w:rPr>
  </w:style>
  <w:style w:type="paragraph" w:styleId="aa">
    <w:name w:val="annotation subject"/>
    <w:basedOn w:val="a8"/>
    <w:next w:val="a8"/>
    <w:link w:val="ab"/>
    <w:uiPriority w:val="99"/>
    <w:semiHidden/>
    <w:unhideWhenUsed/>
    <w:rsid w:val="00733257"/>
    <w:rPr>
      <w:b/>
      <w:bCs/>
    </w:rPr>
  </w:style>
  <w:style w:type="character" w:customStyle="1" w:styleId="ab">
    <w:name w:val="コメント内容 (文字)"/>
    <w:basedOn w:val="a9"/>
    <w:link w:val="aa"/>
    <w:uiPriority w:val="99"/>
    <w:semiHidden/>
    <w:rsid w:val="00733257"/>
    <w:rPr>
      <w:b/>
      <w:bCs/>
      <w:sz w:val="21"/>
      <w:szCs w:val="24"/>
      <w:lang w:eastAsia="en-US" w:bidi="en-US"/>
    </w:rPr>
  </w:style>
  <w:style w:type="paragraph" w:styleId="ac">
    <w:name w:val="Balloon Text"/>
    <w:basedOn w:val="a"/>
    <w:link w:val="ad"/>
    <w:uiPriority w:val="99"/>
    <w:semiHidden/>
    <w:unhideWhenUsed/>
    <w:rsid w:val="00733257"/>
    <w:rPr>
      <w:rFonts w:asciiTheme="majorHAnsi" w:eastAsiaTheme="majorEastAsia" w:hAnsiTheme="majorHAnsi" w:cstheme="majorBidi"/>
      <w:sz w:val="18"/>
      <w:szCs w:val="18"/>
    </w:rPr>
  </w:style>
  <w:style w:type="character" w:customStyle="1" w:styleId="ad">
    <w:name w:val="吹き出し (文字)"/>
    <w:basedOn w:val="a0"/>
    <w:link w:val="ac"/>
    <w:uiPriority w:val="99"/>
    <w:semiHidden/>
    <w:rsid w:val="00733257"/>
    <w:rPr>
      <w:rFonts w:asciiTheme="majorHAnsi" w:eastAsiaTheme="majorEastAsia" w:hAnsiTheme="majorHAnsi" w:cstheme="majorBidi"/>
      <w:sz w:val="18"/>
      <w:szCs w:val="18"/>
      <w:lang w:eastAsia="en-US" w:bidi="en-US"/>
    </w:rPr>
  </w:style>
  <w:style w:type="paragraph" w:styleId="ae">
    <w:name w:val="List Paragraph"/>
    <w:basedOn w:val="a"/>
    <w:uiPriority w:val="34"/>
    <w:qFormat/>
    <w:rsid w:val="006B735B"/>
    <w:pPr>
      <w:ind w:leftChars="400" w:left="840"/>
    </w:pPr>
  </w:style>
  <w:style w:type="paragraph" w:styleId="af">
    <w:name w:val="Revision"/>
    <w:hidden/>
    <w:uiPriority w:val="99"/>
    <w:semiHidden/>
    <w:rsid w:val="00362F9B"/>
    <w:rPr>
      <w:sz w:val="21"/>
      <w:szCs w:val="24"/>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424</Words>
  <Characters>2423</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shin</dc:creator>
  <cp:lastModifiedBy>篠崎 亮</cp:lastModifiedBy>
  <cp:revision>5</cp:revision>
  <cp:lastPrinted>2021-02-22T06:32:00Z</cp:lastPrinted>
  <dcterms:created xsi:type="dcterms:W3CDTF">2026-09-18T05:28:00Z</dcterms:created>
  <dcterms:modified xsi:type="dcterms:W3CDTF">2026-10-06T23:38:00Z</dcterms:modified>
</cp:coreProperties>
</file>
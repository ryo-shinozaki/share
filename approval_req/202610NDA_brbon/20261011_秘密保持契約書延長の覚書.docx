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4169" w14:textId="77777777" w:rsidR="00337573" w:rsidRPr="00337573" w:rsidRDefault="00337573" w:rsidP="00337573">
      <w:pPr>
        <w:jc w:val="center"/>
        <w:rPr>
          <w:sz w:val="28"/>
          <w:szCs w:val="28"/>
        </w:rPr>
      </w:pPr>
      <w:r w:rsidRPr="00337573">
        <w:rPr>
          <w:rFonts w:hint="eastAsia"/>
          <w:sz w:val="28"/>
          <w:szCs w:val="28"/>
        </w:rPr>
        <w:t>秘密保持契約に関する覚書</w:t>
      </w:r>
    </w:p>
    <w:p w14:paraId="083722FA" w14:textId="1F5D714E" w:rsidR="00337573" w:rsidRDefault="00337573" w:rsidP="00337573">
      <w:pPr>
        <w:spacing w:beforeLines="100" w:before="360"/>
      </w:pPr>
      <w:r w:rsidRPr="00337573">
        <w:rPr>
          <w:rFonts w:hint="eastAsia"/>
        </w:rPr>
        <w:t>株式会社ブルボン（以下甲という。）とユニオンツール株式会社（以下乙という。）</w:t>
      </w:r>
      <w:r>
        <w:rPr>
          <w:rFonts w:hint="eastAsia"/>
        </w:rPr>
        <w:t>とは、両者間において</w:t>
      </w:r>
      <w:r>
        <w:t>20</w:t>
      </w:r>
      <w:r>
        <w:rPr>
          <w:rFonts w:hint="eastAsia"/>
        </w:rPr>
        <w:t>23</w:t>
      </w:r>
      <w:r>
        <w:t>年</w:t>
      </w:r>
      <w:r>
        <w:rPr>
          <w:rFonts w:hint="eastAsia"/>
        </w:rPr>
        <w:t>10</w:t>
      </w:r>
      <w:r>
        <w:t>月1</w:t>
      </w:r>
      <w:r>
        <w:rPr>
          <w:rFonts w:hint="eastAsia"/>
        </w:rPr>
        <w:t>1</w:t>
      </w:r>
      <w:r>
        <w:t>日付で締結された秘密保持契約</w:t>
      </w:r>
      <w:r w:rsidR="00A637D9">
        <w:t>（以下原契約という。）</w:t>
      </w:r>
      <w:r w:rsidR="00F167E6">
        <w:rPr>
          <w:rFonts w:hint="eastAsia"/>
        </w:rPr>
        <w:t>および2024年10月11</w:t>
      </w:r>
      <w:r w:rsidR="00D805D7">
        <w:rPr>
          <w:rFonts w:hint="eastAsia"/>
        </w:rPr>
        <w:t>日</w:t>
      </w:r>
      <w:ins w:id="0" w:author="篠崎 亮" w:date="2026-09-25T08:32:00Z" w16du:dateUtc="2026-09-24T23:32:00Z">
        <w:r w:rsidR="00EB6B98">
          <w:rPr>
            <w:rFonts w:hint="eastAsia"/>
          </w:rPr>
          <w:t>と2025年10月11日</w:t>
        </w:r>
      </w:ins>
      <w:r w:rsidR="000579C5">
        <w:rPr>
          <w:rFonts w:hint="eastAsia"/>
        </w:rPr>
        <w:t>に取り交わした</w:t>
      </w:r>
      <w:r w:rsidR="00D805D7">
        <w:rPr>
          <w:rFonts w:hint="eastAsia"/>
        </w:rPr>
        <w:t>「秘密保持契約に関する</w:t>
      </w:r>
      <w:r w:rsidR="000579C5">
        <w:rPr>
          <w:rFonts w:hint="eastAsia"/>
        </w:rPr>
        <w:t>覚書</w:t>
      </w:r>
      <w:r w:rsidR="00D805D7">
        <w:rPr>
          <w:rFonts w:hint="eastAsia"/>
        </w:rPr>
        <w:t>」（以下覚書という。）</w:t>
      </w:r>
      <w:r>
        <w:t>の一部を変更するため、次の通り覚書</w:t>
      </w:r>
      <w:r w:rsidR="00D805D7">
        <w:rPr>
          <w:rFonts w:hint="eastAsia"/>
        </w:rPr>
        <w:t>（以下本覚書という。）</w:t>
      </w:r>
      <w:r>
        <w:t>を</w:t>
      </w:r>
      <w:r w:rsidR="00D805D7">
        <w:rPr>
          <w:rFonts w:hint="eastAsia"/>
        </w:rPr>
        <w:t>取り交わす</w:t>
      </w:r>
      <w:r>
        <w:t>。</w:t>
      </w:r>
    </w:p>
    <w:p w14:paraId="75023CFE" w14:textId="7B0CC0B2" w:rsidR="00337573" w:rsidRDefault="00337573" w:rsidP="00337573">
      <w:pPr>
        <w:keepNext/>
        <w:spacing w:beforeLines="50" w:before="180"/>
      </w:pPr>
      <w:r>
        <w:rPr>
          <w:rFonts w:hint="eastAsia"/>
        </w:rPr>
        <w:t>第１条</w:t>
      </w:r>
      <w:r>
        <w:tab/>
        <w:t>甲および乙は、</w:t>
      </w:r>
      <w:r w:rsidR="00A5175E">
        <w:rPr>
          <w:rFonts w:hint="eastAsia"/>
        </w:rPr>
        <w:t>覚書第1条</w:t>
      </w:r>
      <w:r>
        <w:t>に定める有効期間を変更し、</w:t>
      </w:r>
      <w:r w:rsidR="00D805D7">
        <w:rPr>
          <w:rFonts w:hint="eastAsia"/>
        </w:rPr>
        <w:t>原契約を</w:t>
      </w:r>
      <w:r>
        <w:t>20</w:t>
      </w:r>
      <w:r>
        <w:rPr>
          <w:rFonts w:hint="eastAsia"/>
        </w:rPr>
        <w:t>2</w:t>
      </w:r>
      <w:del w:id="1" w:author="篠崎 亮" w:date="2026-09-25T08:32:00Z" w16du:dateUtc="2026-09-24T23:32:00Z">
        <w:r w:rsidR="00C807A7" w:rsidDel="00BE6425">
          <w:rPr>
            <w:rFonts w:hint="eastAsia"/>
          </w:rPr>
          <w:delText>6</w:delText>
        </w:r>
      </w:del>
      <w:ins w:id="2" w:author="篠崎 亮" w:date="2026-09-25T08:32:00Z" w16du:dateUtc="2026-09-24T23:32:00Z">
        <w:r w:rsidR="00BE6425">
          <w:rPr>
            <w:rFonts w:hint="eastAsia"/>
          </w:rPr>
          <w:t>7</w:t>
        </w:r>
      </w:ins>
      <w:r>
        <w:t>年</w:t>
      </w:r>
      <w:r>
        <w:rPr>
          <w:rFonts w:hint="eastAsia"/>
        </w:rPr>
        <w:t>10</w:t>
      </w:r>
      <w:r>
        <w:t>月</w:t>
      </w:r>
      <w:r>
        <w:rPr>
          <w:rFonts w:hint="eastAsia"/>
        </w:rPr>
        <w:t>10</w:t>
      </w:r>
      <w:r>
        <w:t>日まで延長することに合意する。</w:t>
      </w:r>
    </w:p>
    <w:p w14:paraId="76BF6DB4" w14:textId="023EB560" w:rsidR="008C58EA" w:rsidRDefault="00337573" w:rsidP="00337573">
      <w:pPr>
        <w:keepNext/>
        <w:spacing w:beforeLines="50" w:before="180"/>
      </w:pPr>
      <w:r>
        <w:rPr>
          <w:rFonts w:hint="eastAsia"/>
        </w:rPr>
        <w:t>第2条</w:t>
      </w:r>
      <w:r>
        <w:tab/>
        <w:t>本覚書に定めなき事項については、原契約の規定が適用される。</w:t>
      </w:r>
    </w:p>
    <w:p w14:paraId="4194F78A" w14:textId="77777777" w:rsidR="00337573" w:rsidRDefault="00337573" w:rsidP="008C58EA">
      <w:pPr>
        <w:spacing w:beforeLines="50" w:before="180"/>
      </w:pPr>
      <w:r>
        <w:rPr>
          <w:rFonts w:hint="eastAsia"/>
        </w:rPr>
        <w:t>本覚書締結の証として本書</w:t>
      </w:r>
      <w:r>
        <w:t>2通を作成し、甲乙記名押印の上、各1通を保有する。</w:t>
      </w:r>
    </w:p>
    <w:p w14:paraId="570076F6" w14:textId="618211E7" w:rsidR="00337573" w:rsidRDefault="00337573" w:rsidP="00337573">
      <w:pPr>
        <w:spacing w:beforeLines="100" w:before="360"/>
        <w:rPr>
          <w:lang w:eastAsia="zh-TW"/>
        </w:rPr>
      </w:pPr>
      <w:r>
        <w:rPr>
          <w:lang w:eastAsia="zh-TW"/>
        </w:rPr>
        <w:t>202</w:t>
      </w:r>
      <w:del w:id="3" w:author="篠崎 亮" w:date="2026-09-25T08:33:00Z" w16du:dateUtc="2026-09-24T23:33:00Z">
        <w:r w:rsidR="00AE7FEF" w:rsidDel="00BE6425">
          <w:rPr>
            <w:rFonts w:hint="eastAsia"/>
          </w:rPr>
          <w:delText>5</w:delText>
        </w:r>
      </w:del>
      <w:ins w:id="4" w:author="篠崎 亮" w:date="2026-09-25T08:33:00Z" w16du:dateUtc="2026-09-24T23:33:00Z">
        <w:r w:rsidR="00BE6425">
          <w:rPr>
            <w:rFonts w:hint="eastAsia"/>
          </w:rPr>
          <w:t>6</w:t>
        </w:r>
      </w:ins>
      <w:r>
        <w:rPr>
          <w:lang w:eastAsia="zh-TW"/>
        </w:rPr>
        <w:t>年10月11日</w:t>
      </w:r>
    </w:p>
    <w:p w14:paraId="47E09F65" w14:textId="77777777" w:rsidR="00337573" w:rsidRDefault="00337573" w:rsidP="00337573">
      <w:pPr>
        <w:rPr>
          <w:lang w:eastAsia="zh-TW"/>
        </w:rPr>
      </w:pPr>
      <w:r>
        <w:rPr>
          <w:rFonts w:hint="eastAsia"/>
          <w:lang w:eastAsia="zh-TW"/>
        </w:rPr>
        <w:t>甲</w:t>
      </w:r>
      <w:r>
        <w:rPr>
          <w:lang w:eastAsia="zh-TW"/>
        </w:rPr>
        <w:tab/>
        <w:t>新潟県柏崎市駅前1丁目3番1号</w:t>
      </w:r>
    </w:p>
    <w:p w14:paraId="0F4FD257" w14:textId="77777777" w:rsidR="00337573" w:rsidRDefault="00337573" w:rsidP="00337573">
      <w:pPr>
        <w:ind w:firstLine="840"/>
      </w:pPr>
      <w:r>
        <w:rPr>
          <w:rFonts w:hint="eastAsia"/>
        </w:rPr>
        <w:t>株式会社ブルボン</w:t>
      </w:r>
    </w:p>
    <w:p w14:paraId="0445159F" w14:textId="55F747F1" w:rsidR="00337573" w:rsidRDefault="00337573" w:rsidP="00337573">
      <w:pPr>
        <w:ind w:firstLine="840"/>
      </w:pPr>
      <w:r>
        <w:rPr>
          <w:rFonts w:hint="eastAsia"/>
        </w:rPr>
        <w:t>代表取締役社長　吉田</w:t>
      </w:r>
      <w:r w:rsidR="00A07004">
        <w:rPr>
          <w:rFonts w:hint="eastAsia"/>
        </w:rPr>
        <w:t xml:space="preserve"> </w:t>
      </w:r>
      <w:r w:rsidR="000F0CE2" w:rsidRPr="000F0CE2">
        <w:rPr>
          <w:rFonts w:hint="eastAsia"/>
        </w:rPr>
        <w:t>匡慶</w:t>
      </w:r>
    </w:p>
    <w:p w14:paraId="695B2936" w14:textId="77777777" w:rsidR="00337573" w:rsidRDefault="00337573" w:rsidP="00337573">
      <w:pPr>
        <w:spacing w:beforeLines="100" w:before="360"/>
        <w:rPr>
          <w:lang w:eastAsia="zh-TW"/>
        </w:rPr>
      </w:pPr>
      <w:r>
        <w:rPr>
          <w:rFonts w:hint="eastAsia"/>
          <w:lang w:eastAsia="zh-TW"/>
        </w:rPr>
        <w:t>乙</w:t>
      </w:r>
      <w:r>
        <w:rPr>
          <w:lang w:eastAsia="zh-TW"/>
        </w:rPr>
        <w:tab/>
        <w:t>東京都品川区南大井六丁目１７番１号</w:t>
      </w:r>
    </w:p>
    <w:p w14:paraId="6948DC26" w14:textId="77777777" w:rsidR="00337573" w:rsidRDefault="00337573" w:rsidP="00337573">
      <w:r>
        <w:rPr>
          <w:lang w:eastAsia="zh-TW"/>
        </w:rPr>
        <w:tab/>
      </w:r>
      <w:r>
        <w:t>ユニオンツール株式会社</w:t>
      </w:r>
    </w:p>
    <w:p w14:paraId="42777FD8" w14:textId="2F258D46" w:rsidR="00A17DE3" w:rsidRPr="00337573" w:rsidRDefault="00337573" w:rsidP="00337573">
      <w:pPr>
        <w:ind w:firstLine="840"/>
        <w:rPr>
          <w:lang w:eastAsia="zh-TW"/>
        </w:rPr>
      </w:pPr>
      <w:r>
        <w:rPr>
          <w:rFonts w:hint="eastAsia"/>
          <w:lang w:eastAsia="zh-TW"/>
        </w:rPr>
        <w:t xml:space="preserve">代表取締役社長　</w:t>
      </w:r>
      <w:r w:rsidR="0021590D" w:rsidRPr="0021590D">
        <w:rPr>
          <w:rFonts w:hint="eastAsia"/>
          <w:lang w:eastAsia="zh-TW"/>
        </w:rPr>
        <w:t>渡邉</w:t>
      </w:r>
      <w:r w:rsidR="00A07004">
        <w:rPr>
          <w:rFonts w:hint="eastAsia"/>
          <w:lang w:eastAsia="zh-TW"/>
        </w:rPr>
        <w:t xml:space="preserve"> </w:t>
      </w:r>
      <w:r w:rsidR="0021590D" w:rsidRPr="0021590D">
        <w:rPr>
          <w:lang w:eastAsia="zh-TW"/>
        </w:rPr>
        <w:t>裕二</w:t>
      </w:r>
    </w:p>
    <w:sectPr w:rsidR="00A17DE3" w:rsidRPr="0033757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篠崎 亮">
    <w15:presenceInfo w15:providerId="AD" w15:userId="S::shinozakir@uniontool.co.jp::84fdec96-91f7-4c4e-95eb-ad6b7bb65c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573"/>
    <w:rsid w:val="000579C5"/>
    <w:rsid w:val="000F0CE2"/>
    <w:rsid w:val="0021590D"/>
    <w:rsid w:val="00337573"/>
    <w:rsid w:val="005E0B2A"/>
    <w:rsid w:val="00600B5D"/>
    <w:rsid w:val="00760978"/>
    <w:rsid w:val="007A6460"/>
    <w:rsid w:val="007B6D23"/>
    <w:rsid w:val="007E5EEC"/>
    <w:rsid w:val="008C58EA"/>
    <w:rsid w:val="00A051DA"/>
    <w:rsid w:val="00A07004"/>
    <w:rsid w:val="00A17DE3"/>
    <w:rsid w:val="00A20A34"/>
    <w:rsid w:val="00A5175E"/>
    <w:rsid w:val="00A637D9"/>
    <w:rsid w:val="00AE7FEF"/>
    <w:rsid w:val="00B1775D"/>
    <w:rsid w:val="00B42649"/>
    <w:rsid w:val="00BE6425"/>
    <w:rsid w:val="00C807A7"/>
    <w:rsid w:val="00D805D7"/>
    <w:rsid w:val="00D82928"/>
    <w:rsid w:val="00EB6B98"/>
    <w:rsid w:val="00F1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8A97EC"/>
  <w15:chartTrackingRefBased/>
  <w15:docId w15:val="{EC5834F1-1AF2-4C49-868D-92F47FF5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75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5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5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5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5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5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5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5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375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375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3757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375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375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375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375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375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375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375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37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5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375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75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375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57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3757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37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3757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37573"/>
    <w:rPr>
      <w:b/>
      <w:bCs/>
      <w:smallCaps/>
      <w:color w:val="0F4761" w:themeColor="accent1" w:themeShade="BF"/>
      <w:spacing w:val="5"/>
    </w:rPr>
  </w:style>
  <w:style w:type="paragraph" w:styleId="aa">
    <w:name w:val="Revision"/>
    <w:hidden/>
    <w:uiPriority w:val="99"/>
    <w:semiHidden/>
    <w:rsid w:val="00D80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E05D73-F2CA-4170-AF3F-6856E62D8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205</Words>
  <Characters>217</Characters>
  <Application>Microsoft Office Word</Application>
  <DocSecurity>0</DocSecurity>
  <Lines>9</Lines>
  <Paragraphs>12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篠崎 亮</dc:creator>
  <cp:keywords/>
  <dc:description/>
  <cp:lastModifiedBy>篠崎 亮</cp:lastModifiedBy>
  <cp:revision>6</cp:revision>
  <dcterms:created xsi:type="dcterms:W3CDTF">2025-09-26T01:54:00Z</dcterms:created>
  <dcterms:modified xsi:type="dcterms:W3CDTF">2026-09-24T23:33:00Z</dcterms:modified>
</cp:coreProperties>
</file>